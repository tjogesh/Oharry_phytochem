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3784B" w14:textId="77777777" w:rsidR="00FE0BA0" w:rsidRDefault="00683A74" w:rsidP="000271D1">
      <w:pPr>
        <w:spacing w:line="480" w:lineRule="auto"/>
        <w:rPr>
          <w:rFonts w:ascii="Times New Roman" w:hAnsi="Times New Roman" w:cs="Times New Roman"/>
          <w:b/>
        </w:rPr>
      </w:pPr>
      <w:r>
        <w:rPr>
          <w:rFonts w:ascii="Times New Roman" w:hAnsi="Times New Roman" w:cs="Times New Roman"/>
          <w:b/>
        </w:rPr>
        <w:t>Graphical Abstract</w:t>
      </w:r>
    </w:p>
    <w:p w14:paraId="72BAD299" w14:textId="14AB1821" w:rsidR="00E106EB" w:rsidRDefault="000D35A8" w:rsidP="000271D1">
      <w:pPr>
        <w:spacing w:line="480" w:lineRule="auto"/>
        <w:rPr>
          <w:rFonts w:ascii="Times New Roman" w:hAnsi="Times New Roman" w:cs="Times New Roman"/>
          <w:b/>
        </w:rPr>
      </w:pPr>
      <w:commentRangeStart w:id="0"/>
      <w:r>
        <w:rPr>
          <w:rFonts w:ascii="Times New Roman" w:hAnsi="Times New Roman" w:cs="Times New Roman"/>
          <w:b/>
          <w:noProof/>
        </w:rPr>
        <w:drawing>
          <wp:inline distT="0" distB="0" distL="0" distR="0" wp14:anchorId="02C959DF" wp14:editId="1184EF90">
            <wp:extent cx="4686300" cy="180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4686300" cy="1803400"/>
                    </a:xfrm>
                    <a:prstGeom prst="rect">
                      <a:avLst/>
                    </a:prstGeom>
                  </pic:spPr>
                </pic:pic>
              </a:graphicData>
            </a:graphic>
          </wp:inline>
        </w:drawing>
      </w:r>
      <w:commentRangeEnd w:id="0"/>
      <w:r w:rsidR="006B6971">
        <w:rPr>
          <w:rStyle w:val="CommentReference"/>
        </w:rPr>
        <w:commentReference w:id="0"/>
      </w:r>
      <w:r w:rsidR="00E106EB">
        <w:rPr>
          <w:rFonts w:ascii="Times New Roman" w:hAnsi="Times New Roman" w:cs="Times New Roman"/>
          <w:b/>
        </w:rPr>
        <w:br w:type="page"/>
      </w:r>
    </w:p>
    <w:p w14:paraId="6B317F51" w14:textId="6A845B98" w:rsidR="00683A74" w:rsidRDefault="00683A74" w:rsidP="000271D1">
      <w:pPr>
        <w:spacing w:line="480" w:lineRule="auto"/>
        <w:rPr>
          <w:rFonts w:ascii="Times New Roman" w:hAnsi="Times New Roman" w:cs="Times New Roman"/>
        </w:rPr>
      </w:pPr>
      <w:r w:rsidRPr="00D045C3">
        <w:rPr>
          <w:rFonts w:ascii="Times New Roman" w:hAnsi="Times New Roman" w:cs="Times New Roman"/>
          <w:b/>
        </w:rPr>
        <w:lastRenderedPageBreak/>
        <w:t>Title</w:t>
      </w:r>
    </w:p>
    <w:p w14:paraId="64EE256F" w14:textId="6361919C" w:rsidR="00683A74" w:rsidRPr="001C208A" w:rsidRDefault="00683A74" w:rsidP="000271D1">
      <w:pPr>
        <w:spacing w:line="480" w:lineRule="auto"/>
        <w:rPr>
          <w:rFonts w:ascii="Times New Roman" w:hAnsi="Times New Roman" w:cs="Times New Roman"/>
        </w:rPr>
      </w:pPr>
      <w:r>
        <w:rPr>
          <w:rFonts w:ascii="Times New Roman" w:hAnsi="Times New Roman" w:cs="Times New Roman"/>
        </w:rPr>
        <w:t xml:space="preserve">Extensive population-level sampling reveals clinal variation in </w:t>
      </w:r>
      <w:r w:rsidR="00505348">
        <w:rPr>
          <w:rFonts w:ascii="Times New Roman" w:hAnsi="Times New Roman" w:cs="Times New Roman"/>
          <w:color w:val="000000" w:themeColor="text1"/>
        </w:rPr>
        <w:t>(</w:t>
      </w:r>
      <w:r w:rsidR="00505348" w:rsidRPr="008136AA">
        <w:rPr>
          <w:rFonts w:ascii="Times New Roman" w:hAnsi="Times New Roman" w:cs="Times New Roman"/>
          <w:i/>
          <w:iCs/>
          <w:color w:val="000000" w:themeColor="text1"/>
          <w:rPrChange w:id="1" w:author="Krissa Skogen" w:date="2022-01-06T11:45: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w:t>
      </w:r>
      <w:proofErr w:type="gramStart"/>
      <w:r w:rsidR="00505348">
        <w:rPr>
          <w:rFonts w:ascii="Times New Roman" w:hAnsi="Times New Roman" w:cs="Times New Roman"/>
          <w:color w:val="000000" w:themeColor="text1"/>
        </w:rPr>
        <w:t>-(</w:t>
      </w:r>
      <w:proofErr w:type="gramEnd"/>
      <w:r w:rsidR="00505348">
        <w:rPr>
          <w:rFonts w:ascii="Times New Roman" w:hAnsi="Times New Roman" w:cs="Times New Roman"/>
          <w:color w:val="000000" w:themeColor="text1"/>
        </w:rPr>
        <w:t>-)-linalool</w:t>
      </w:r>
      <w:r>
        <w:rPr>
          <w:rFonts w:ascii="Times New Roman" w:hAnsi="Times New Roman" w:cs="Times New Roman"/>
        </w:rPr>
        <w:t xml:space="preserve"> produced by the flowers of an endemic evening primrose, </w:t>
      </w:r>
      <w:r>
        <w:rPr>
          <w:rFonts w:ascii="Times New Roman" w:hAnsi="Times New Roman" w:cs="Times New Roman"/>
          <w:i/>
          <w:iCs/>
        </w:rPr>
        <w:t xml:space="preserve">Oenothera </w:t>
      </w:r>
      <w:proofErr w:type="spellStart"/>
      <w:r>
        <w:rPr>
          <w:rFonts w:ascii="Times New Roman" w:hAnsi="Times New Roman" w:cs="Times New Roman"/>
          <w:i/>
          <w:iCs/>
        </w:rPr>
        <w:t>harringtonii</w:t>
      </w:r>
      <w:proofErr w:type="spellEnd"/>
    </w:p>
    <w:p w14:paraId="1F1EF974" w14:textId="77777777" w:rsidR="00683A74" w:rsidRPr="00D045C3" w:rsidRDefault="00683A74" w:rsidP="000271D1">
      <w:pPr>
        <w:spacing w:line="480" w:lineRule="auto"/>
        <w:rPr>
          <w:rFonts w:ascii="Times New Roman" w:hAnsi="Times New Roman" w:cs="Times New Roman"/>
        </w:rPr>
      </w:pPr>
    </w:p>
    <w:p w14:paraId="0254A0B9" w14:textId="3CBCD306" w:rsidR="00683A74" w:rsidRPr="00D045C3" w:rsidRDefault="00683A74" w:rsidP="000271D1">
      <w:pPr>
        <w:spacing w:line="480" w:lineRule="auto"/>
        <w:rPr>
          <w:rFonts w:ascii="Times New Roman" w:hAnsi="Times New Roman" w:cs="Times New Roman"/>
        </w:rPr>
      </w:pPr>
      <w:r w:rsidRPr="00D045C3">
        <w:rPr>
          <w:rFonts w:ascii="Times New Roman" w:hAnsi="Times New Roman" w:cs="Times New Roman"/>
          <w:b/>
        </w:rPr>
        <w:t>Authors</w:t>
      </w:r>
      <w:r w:rsidRPr="00D045C3">
        <w:rPr>
          <w:rFonts w:ascii="Times New Roman" w:hAnsi="Times New Roman" w:cs="Times New Roman"/>
        </w:rPr>
        <w:t xml:space="preserve"> </w:t>
      </w:r>
      <w:r w:rsidR="00014511">
        <w:rPr>
          <w:rFonts w:ascii="Times New Roman" w:hAnsi="Times New Roman" w:cs="Times New Roman"/>
        </w:rPr>
        <w:t xml:space="preserve"> </w:t>
      </w:r>
    </w:p>
    <w:p w14:paraId="03A69AEC" w14:textId="61A8DC12" w:rsidR="00683A74" w:rsidRPr="00D045C3" w:rsidRDefault="00683A74" w:rsidP="000271D1">
      <w:pPr>
        <w:spacing w:line="480" w:lineRule="auto"/>
        <w:rPr>
          <w:rFonts w:ascii="Times New Roman" w:hAnsi="Times New Roman" w:cs="Times New Roman"/>
        </w:rPr>
      </w:pPr>
      <w:r w:rsidRPr="00D045C3">
        <w:rPr>
          <w:rFonts w:ascii="Times New Roman" w:hAnsi="Times New Roman" w:cs="Times New Roman"/>
        </w:rPr>
        <w:t>Krissa</w:t>
      </w:r>
      <w:r>
        <w:rPr>
          <w:rFonts w:ascii="Times New Roman" w:hAnsi="Times New Roman" w:cs="Times New Roman"/>
        </w:rPr>
        <w:t xml:space="preserve"> A. </w:t>
      </w:r>
      <w:proofErr w:type="spellStart"/>
      <w:r>
        <w:rPr>
          <w:rFonts w:ascii="Times New Roman" w:hAnsi="Times New Roman" w:cs="Times New Roman"/>
        </w:rPr>
        <w:t>Skogen</w:t>
      </w:r>
      <w:r>
        <w:rPr>
          <w:rFonts w:ascii="Times New Roman" w:hAnsi="Times New Roman" w:cs="Times New Roman"/>
          <w:vertAlign w:val="superscript"/>
        </w:rPr>
        <w:t>a</w:t>
      </w:r>
      <w:proofErr w:type="spellEnd"/>
      <w:r>
        <w:rPr>
          <w:rFonts w:ascii="Times New Roman" w:hAnsi="Times New Roman" w:cs="Times New Roman"/>
          <w:vertAlign w:val="superscript"/>
        </w:rPr>
        <w:t xml:space="preserve">, </w:t>
      </w:r>
      <w:r>
        <w:rPr>
          <w:rFonts w:ascii="Times New Roman" w:hAnsi="Times New Roman" w:cs="Times New Roman"/>
        </w:rPr>
        <w:t xml:space="preserve">*, Tania </w:t>
      </w:r>
      <w:proofErr w:type="spellStart"/>
      <w:proofErr w:type="gramStart"/>
      <w:r w:rsidRPr="00DD7793">
        <w:rPr>
          <w:rFonts w:ascii="Times New Roman" w:hAnsi="Times New Roman" w:cs="Times New Roman"/>
        </w:rPr>
        <w:t>Jogesh</w:t>
      </w:r>
      <w:r w:rsidRPr="00DD7793">
        <w:rPr>
          <w:rFonts w:ascii="Times New Roman" w:hAnsi="Times New Roman" w:cs="Times New Roman"/>
          <w:vertAlign w:val="superscript"/>
        </w:rPr>
        <w:t>a</w:t>
      </w:r>
      <w:proofErr w:type="spellEnd"/>
      <w:r w:rsidRPr="00DD7793">
        <w:rPr>
          <w:rFonts w:ascii="Times New Roman" w:hAnsi="Times New Roman" w:cs="Times New Roman"/>
          <w:vertAlign w:val="superscript"/>
        </w:rPr>
        <w:t>,</w:t>
      </w:r>
      <w:r w:rsidRPr="00DD7793">
        <w:rPr>
          <w:rFonts w:ascii="Times New Roman" w:hAnsi="Times New Roman" w:cs="Times New Roman"/>
        </w:rPr>
        <w:t>,</w:t>
      </w:r>
      <w:proofErr w:type="gramEnd"/>
      <w:r>
        <w:rPr>
          <w:rFonts w:ascii="Times New Roman" w:hAnsi="Times New Roman" w:cs="Times New Roman"/>
        </w:rPr>
        <w:t xml:space="preserve"> Evan T. </w:t>
      </w:r>
      <w:proofErr w:type="spellStart"/>
      <w:r>
        <w:rPr>
          <w:rFonts w:ascii="Times New Roman" w:hAnsi="Times New Roman" w:cs="Times New Roman"/>
        </w:rPr>
        <w:t>Hilpman</w:t>
      </w:r>
      <w:r>
        <w:rPr>
          <w:rFonts w:ascii="Times New Roman" w:hAnsi="Times New Roman" w:cs="Times New Roman"/>
          <w:vertAlign w:val="superscript"/>
        </w:rPr>
        <w:t>a,</w:t>
      </w:r>
      <w:r w:rsidR="00DD7793">
        <w:rPr>
          <w:rFonts w:ascii="Times New Roman" w:hAnsi="Times New Roman" w:cs="Times New Roman"/>
          <w:vertAlign w:val="superscript"/>
        </w:rPr>
        <w:t>b</w:t>
      </w:r>
      <w:proofErr w:type="spellEnd"/>
      <w:r>
        <w:rPr>
          <w:rFonts w:ascii="Times New Roman" w:hAnsi="Times New Roman" w:cs="Times New Roman"/>
        </w:rPr>
        <w:t xml:space="preserve">, Sadie L. </w:t>
      </w:r>
      <w:proofErr w:type="spellStart"/>
      <w:r>
        <w:rPr>
          <w:rFonts w:ascii="Times New Roman" w:hAnsi="Times New Roman" w:cs="Times New Roman"/>
        </w:rPr>
        <w:t>Todd</w:t>
      </w:r>
      <w:r>
        <w:rPr>
          <w:rFonts w:ascii="Times New Roman" w:hAnsi="Times New Roman" w:cs="Times New Roman"/>
          <w:vertAlign w:val="superscript"/>
        </w:rPr>
        <w:t>a,</w:t>
      </w:r>
      <w:r w:rsidR="00DD7793">
        <w:rPr>
          <w:rFonts w:ascii="Times New Roman" w:hAnsi="Times New Roman" w:cs="Times New Roman"/>
          <w:vertAlign w:val="superscript"/>
        </w:rPr>
        <w:t>c</w:t>
      </w:r>
      <w:proofErr w:type="spellEnd"/>
      <w:r>
        <w:rPr>
          <w:rFonts w:ascii="Times New Roman" w:hAnsi="Times New Roman" w:cs="Times New Roman"/>
        </w:rPr>
        <w:t xml:space="preserve">, and Robert A. </w:t>
      </w:r>
      <w:proofErr w:type="spellStart"/>
      <w:r w:rsidR="00DD7793">
        <w:rPr>
          <w:rFonts w:ascii="Times New Roman" w:hAnsi="Times New Roman" w:cs="Times New Roman"/>
        </w:rPr>
        <w:t>Raguso</w:t>
      </w:r>
      <w:r w:rsidR="00DD7793">
        <w:rPr>
          <w:rFonts w:ascii="Times New Roman" w:hAnsi="Times New Roman" w:cs="Times New Roman"/>
          <w:vertAlign w:val="superscript"/>
        </w:rPr>
        <w:t>d</w:t>
      </w:r>
      <w:proofErr w:type="spellEnd"/>
    </w:p>
    <w:p w14:paraId="29920EAE" w14:textId="77777777" w:rsidR="00683A74" w:rsidRPr="0005614B" w:rsidRDefault="00683A74" w:rsidP="000271D1">
      <w:pPr>
        <w:spacing w:line="480" w:lineRule="auto"/>
        <w:rPr>
          <w:rFonts w:ascii="Times New Roman" w:hAnsi="Times New Roman" w:cs="Times New Roman"/>
        </w:rPr>
      </w:pPr>
    </w:p>
    <w:p w14:paraId="6349E37E" w14:textId="77777777" w:rsidR="00683A74" w:rsidRPr="0005614B" w:rsidRDefault="00683A74" w:rsidP="000271D1">
      <w:pPr>
        <w:pBdr>
          <w:top w:val="nil"/>
          <w:left w:val="nil"/>
          <w:bottom w:val="nil"/>
          <w:right w:val="nil"/>
          <w:between w:val="nil"/>
        </w:pBdr>
        <w:tabs>
          <w:tab w:val="center" w:pos="4680"/>
          <w:tab w:val="right" w:pos="9360"/>
        </w:tabs>
        <w:spacing w:line="480" w:lineRule="auto"/>
        <w:rPr>
          <w:rFonts w:ascii="Times New Roman" w:eastAsia="Times New Roman" w:hAnsi="Times New Roman" w:cs="Times New Roman"/>
          <w:color w:val="000000"/>
        </w:rPr>
      </w:pPr>
      <w:r w:rsidRPr="0005614B">
        <w:rPr>
          <w:rFonts w:ascii="Times New Roman" w:hAnsi="Times New Roman" w:cs="Times New Roman"/>
          <w:vertAlign w:val="superscript"/>
        </w:rPr>
        <w:t>a</w:t>
      </w:r>
      <w:r w:rsidRPr="0005614B">
        <w:rPr>
          <w:rFonts w:ascii="Times New Roman" w:hAnsi="Times New Roman" w:cs="Times New Roman"/>
          <w:color w:val="000000"/>
        </w:rPr>
        <w:t xml:space="preserve"> Negaunee Institute for Plant Conservation Science and Action</w:t>
      </w:r>
      <w:r w:rsidRPr="0005614B">
        <w:rPr>
          <w:rFonts w:ascii="Times New Roman" w:eastAsia="Times New Roman" w:hAnsi="Times New Roman" w:cs="Times New Roman"/>
          <w:color w:val="000000"/>
        </w:rPr>
        <w:t>, Chicago Botanic Garden, Glencoe, Illinois 60035 USA</w:t>
      </w:r>
    </w:p>
    <w:p w14:paraId="24A955DE" w14:textId="77777777" w:rsidR="00683A74" w:rsidRPr="0005614B" w:rsidRDefault="00683A74" w:rsidP="000271D1">
      <w:pPr>
        <w:pBdr>
          <w:top w:val="nil"/>
          <w:left w:val="nil"/>
          <w:bottom w:val="nil"/>
          <w:right w:val="nil"/>
          <w:between w:val="nil"/>
        </w:pBdr>
        <w:tabs>
          <w:tab w:val="center" w:pos="4680"/>
          <w:tab w:val="right" w:pos="9360"/>
        </w:tabs>
        <w:spacing w:line="480" w:lineRule="auto"/>
        <w:rPr>
          <w:rFonts w:ascii="Times New Roman" w:eastAsia="Times New Roman" w:hAnsi="Times New Roman" w:cs="Times New Roman"/>
          <w:color w:val="000000"/>
        </w:rPr>
      </w:pPr>
      <w:r w:rsidRPr="0005614B">
        <w:rPr>
          <w:rFonts w:ascii="Times New Roman" w:hAnsi="Times New Roman" w:cs="Times New Roman"/>
          <w:color w:val="000000"/>
        </w:rPr>
        <w:t>kskogen@chicagobotanic.org</w:t>
      </w:r>
    </w:p>
    <w:p w14:paraId="099660C5" w14:textId="5CEE3458" w:rsidR="00683A74" w:rsidRPr="0005614B" w:rsidRDefault="00DD7793" w:rsidP="000271D1">
      <w:pPr>
        <w:pStyle w:val="Normal1"/>
        <w:pBdr>
          <w:top w:val="nil"/>
          <w:left w:val="nil"/>
          <w:bottom w:val="nil"/>
          <w:right w:val="nil"/>
          <w:between w:val="nil"/>
        </w:pBdr>
        <w:spacing w:line="480" w:lineRule="auto"/>
        <w:rPr>
          <w:color w:val="000000"/>
          <w:sz w:val="24"/>
          <w:szCs w:val="24"/>
        </w:rPr>
      </w:pPr>
      <w:r>
        <w:rPr>
          <w:sz w:val="24"/>
          <w:szCs w:val="24"/>
          <w:vertAlign w:val="superscript"/>
        </w:rPr>
        <w:t>b</w:t>
      </w:r>
      <w:r w:rsidR="00683A74" w:rsidRPr="0005614B">
        <w:rPr>
          <w:color w:val="000000"/>
          <w:sz w:val="24"/>
          <w:szCs w:val="24"/>
        </w:rPr>
        <w:t xml:space="preserve"> School of Biological Sciences, Washington State University, Pullman, W</w:t>
      </w:r>
      <w:r w:rsidR="00683A74">
        <w:rPr>
          <w:color w:val="000000"/>
          <w:sz w:val="24"/>
          <w:szCs w:val="24"/>
        </w:rPr>
        <w:t>ashington</w:t>
      </w:r>
      <w:r w:rsidR="00683A74" w:rsidRPr="0005614B">
        <w:rPr>
          <w:color w:val="000000"/>
          <w:sz w:val="24"/>
          <w:szCs w:val="24"/>
        </w:rPr>
        <w:t xml:space="preserve"> 99164</w:t>
      </w:r>
      <w:r w:rsidR="00683A74">
        <w:rPr>
          <w:color w:val="000000"/>
          <w:sz w:val="24"/>
          <w:szCs w:val="24"/>
        </w:rPr>
        <w:t xml:space="preserve"> </w:t>
      </w:r>
      <w:r w:rsidR="00683A74" w:rsidRPr="0005614B">
        <w:rPr>
          <w:color w:val="000000"/>
          <w:sz w:val="24"/>
          <w:szCs w:val="24"/>
        </w:rPr>
        <w:t>USA</w:t>
      </w:r>
    </w:p>
    <w:p w14:paraId="690B131F" w14:textId="40BD6EC8" w:rsidR="00683A74" w:rsidRPr="0005614B" w:rsidRDefault="00DD7793" w:rsidP="000271D1">
      <w:pPr>
        <w:pStyle w:val="Normal1"/>
        <w:pBdr>
          <w:top w:val="nil"/>
          <w:left w:val="nil"/>
          <w:bottom w:val="nil"/>
          <w:right w:val="nil"/>
          <w:between w:val="nil"/>
        </w:pBdr>
        <w:spacing w:line="480" w:lineRule="auto"/>
        <w:rPr>
          <w:color w:val="000000"/>
          <w:sz w:val="24"/>
          <w:szCs w:val="24"/>
        </w:rPr>
      </w:pPr>
      <w:r>
        <w:rPr>
          <w:sz w:val="24"/>
          <w:szCs w:val="24"/>
          <w:vertAlign w:val="superscript"/>
        </w:rPr>
        <w:t>c</w:t>
      </w:r>
      <w:r w:rsidRPr="0005614B">
        <w:rPr>
          <w:color w:val="000000"/>
          <w:sz w:val="24"/>
          <w:szCs w:val="24"/>
        </w:rPr>
        <w:t xml:space="preserve"> </w:t>
      </w:r>
      <w:r w:rsidR="00683A74" w:rsidRPr="0005614B">
        <w:rPr>
          <w:color w:val="000000"/>
          <w:sz w:val="24"/>
          <w:szCs w:val="24"/>
        </w:rPr>
        <w:t>Iowa Department of Agriculture and Land Stewardship, Ankeny, IA 50023</w:t>
      </w:r>
      <w:r w:rsidR="00683A74" w:rsidRPr="00166AB1">
        <w:rPr>
          <w:color w:val="000000"/>
          <w:sz w:val="24"/>
          <w:szCs w:val="24"/>
        </w:rPr>
        <w:t xml:space="preserve"> </w:t>
      </w:r>
      <w:r w:rsidR="00683A74" w:rsidRPr="0005614B">
        <w:rPr>
          <w:color w:val="000000"/>
          <w:sz w:val="24"/>
          <w:szCs w:val="24"/>
        </w:rPr>
        <w:t>USA</w:t>
      </w:r>
    </w:p>
    <w:p w14:paraId="68E976E2" w14:textId="4E297636" w:rsidR="00683A74" w:rsidRPr="0005614B" w:rsidRDefault="00DD7793" w:rsidP="000271D1">
      <w:pPr>
        <w:pBdr>
          <w:top w:val="nil"/>
          <w:left w:val="nil"/>
          <w:bottom w:val="nil"/>
          <w:right w:val="nil"/>
          <w:between w:val="nil"/>
        </w:pBdr>
        <w:tabs>
          <w:tab w:val="center" w:pos="4680"/>
          <w:tab w:val="right" w:pos="9360"/>
        </w:tabs>
        <w:spacing w:line="480" w:lineRule="auto"/>
        <w:rPr>
          <w:rFonts w:ascii="Times New Roman" w:eastAsia="Times New Roman" w:hAnsi="Times New Roman" w:cs="Times New Roman"/>
        </w:rPr>
      </w:pPr>
      <w:r>
        <w:rPr>
          <w:rFonts w:ascii="Times New Roman" w:hAnsi="Times New Roman" w:cs="Times New Roman"/>
          <w:vertAlign w:val="superscript"/>
        </w:rPr>
        <w:t>d</w:t>
      </w:r>
      <w:r w:rsidRPr="0005614B">
        <w:rPr>
          <w:rFonts w:ascii="Times New Roman" w:hAnsi="Times New Roman" w:cs="Times New Roman"/>
          <w:color w:val="000000"/>
        </w:rPr>
        <w:t xml:space="preserve"> </w:t>
      </w:r>
      <w:r w:rsidR="00683A74" w:rsidRPr="0005614B">
        <w:rPr>
          <w:rFonts w:ascii="Times New Roman" w:hAnsi="Times New Roman" w:cs="Times New Roman"/>
          <w:color w:val="000000"/>
        </w:rPr>
        <w:t>Department of Neurobiology and Behavior, Cornell University, Ithaca, NY 14853</w:t>
      </w:r>
      <w:r w:rsidR="00683A74" w:rsidRPr="00166AB1">
        <w:rPr>
          <w:rFonts w:ascii="Times New Roman" w:eastAsia="Times New Roman" w:hAnsi="Times New Roman" w:cs="Times New Roman"/>
          <w:color w:val="000000"/>
        </w:rPr>
        <w:t xml:space="preserve"> </w:t>
      </w:r>
      <w:r w:rsidR="00683A74" w:rsidRPr="0005614B">
        <w:rPr>
          <w:rFonts w:ascii="Times New Roman" w:eastAsia="Times New Roman" w:hAnsi="Times New Roman" w:cs="Times New Roman"/>
          <w:color w:val="000000"/>
        </w:rPr>
        <w:t>USA</w:t>
      </w:r>
    </w:p>
    <w:p w14:paraId="5F82A826" w14:textId="77777777" w:rsidR="00683A74" w:rsidRPr="0005614B" w:rsidRDefault="00683A74" w:rsidP="000271D1">
      <w:pPr>
        <w:spacing w:line="480" w:lineRule="auto"/>
        <w:rPr>
          <w:rFonts w:ascii="Times New Roman" w:hAnsi="Times New Roman" w:cs="Times New Roman"/>
          <w:b/>
        </w:rPr>
      </w:pPr>
    </w:p>
    <w:p w14:paraId="327990CC" w14:textId="77777777" w:rsidR="00683A74" w:rsidRPr="00C85BE5" w:rsidRDefault="00683A74" w:rsidP="000271D1">
      <w:pPr>
        <w:spacing w:line="480" w:lineRule="auto"/>
        <w:rPr>
          <w:rFonts w:ascii="Times New Roman" w:hAnsi="Times New Roman" w:cs="Times New Roman"/>
          <w:b/>
        </w:rPr>
      </w:pPr>
      <w:r w:rsidRPr="00C85BE5">
        <w:rPr>
          <w:rFonts w:ascii="Times New Roman" w:hAnsi="Times New Roman" w:cs="Times New Roman"/>
          <w:b/>
        </w:rPr>
        <w:t>Corresponding Author</w:t>
      </w:r>
    </w:p>
    <w:p w14:paraId="7CB4B786" w14:textId="77777777" w:rsidR="00683A74" w:rsidRPr="00C85BE5" w:rsidRDefault="00683A74" w:rsidP="000271D1">
      <w:pPr>
        <w:pStyle w:val="Normal1"/>
        <w:pBdr>
          <w:top w:val="nil"/>
          <w:left w:val="nil"/>
          <w:bottom w:val="nil"/>
          <w:right w:val="nil"/>
          <w:between w:val="nil"/>
        </w:pBdr>
        <w:spacing w:line="480" w:lineRule="auto"/>
        <w:rPr>
          <w:color w:val="000000"/>
          <w:sz w:val="24"/>
          <w:szCs w:val="24"/>
        </w:rPr>
      </w:pPr>
      <w:r w:rsidRPr="00C85BE5">
        <w:rPr>
          <w:color w:val="000000"/>
          <w:sz w:val="24"/>
          <w:szCs w:val="24"/>
        </w:rPr>
        <w:t>Krissa Skogen, Negaunee Institute for Plant Conservation Science and Action, Chicago Botanic Garden, Look Cook Road Glencoe, IL 60022. +1-847-835-6919.</w:t>
      </w:r>
    </w:p>
    <w:p w14:paraId="3BF19294" w14:textId="77777777" w:rsidR="00683A74" w:rsidRPr="00C85BE5" w:rsidRDefault="00683A74" w:rsidP="000271D1">
      <w:pPr>
        <w:pStyle w:val="Normal1"/>
        <w:pBdr>
          <w:top w:val="nil"/>
          <w:left w:val="nil"/>
          <w:bottom w:val="nil"/>
          <w:right w:val="nil"/>
          <w:between w:val="nil"/>
        </w:pBdr>
        <w:spacing w:line="480" w:lineRule="auto"/>
        <w:rPr>
          <w:color w:val="000000"/>
          <w:sz w:val="24"/>
          <w:szCs w:val="24"/>
        </w:rPr>
      </w:pPr>
      <w:r w:rsidRPr="00C85BE5">
        <w:rPr>
          <w:color w:val="000000"/>
          <w:sz w:val="24"/>
          <w:szCs w:val="24"/>
        </w:rPr>
        <w:t>kskogen@chicagobotanic.org</w:t>
      </w:r>
    </w:p>
    <w:p w14:paraId="3D911E31" w14:textId="77777777" w:rsidR="00683A74" w:rsidRPr="00D045C3" w:rsidRDefault="00683A74" w:rsidP="000271D1">
      <w:pPr>
        <w:spacing w:line="480" w:lineRule="auto"/>
        <w:rPr>
          <w:rFonts w:ascii="Times New Roman" w:hAnsi="Times New Roman" w:cs="Times New Roman"/>
          <w:b/>
        </w:rPr>
      </w:pPr>
    </w:p>
    <w:p w14:paraId="03402342" w14:textId="77777777" w:rsidR="00683A74" w:rsidRPr="00FD77A1" w:rsidRDefault="00683A74" w:rsidP="000271D1">
      <w:pPr>
        <w:spacing w:line="480" w:lineRule="auto"/>
        <w:rPr>
          <w:rFonts w:ascii="Times New Roman" w:hAnsi="Times New Roman" w:cs="Times New Roman"/>
          <w:b/>
        </w:rPr>
      </w:pPr>
      <w:commentRangeStart w:id="2"/>
      <w:r w:rsidRPr="00D045C3">
        <w:rPr>
          <w:rFonts w:ascii="Times New Roman" w:hAnsi="Times New Roman" w:cs="Times New Roman"/>
          <w:b/>
        </w:rPr>
        <w:t>Abstract</w:t>
      </w:r>
      <w:commentRangeEnd w:id="2"/>
      <w:r w:rsidR="00992AB6">
        <w:rPr>
          <w:rStyle w:val="CommentReference"/>
        </w:rPr>
        <w:commentReference w:id="2"/>
      </w:r>
    </w:p>
    <w:p w14:paraId="4E954C34" w14:textId="470FD07B" w:rsidR="00683A74" w:rsidRPr="000662F1" w:rsidRDefault="00683A74" w:rsidP="000271D1">
      <w:pPr>
        <w:spacing w:line="480" w:lineRule="auto"/>
        <w:rPr>
          <w:rFonts w:ascii="Times New Roman" w:hAnsi="Times New Roman" w:cs="Times New Roman"/>
        </w:rPr>
      </w:pPr>
      <w:r>
        <w:rPr>
          <w:rFonts w:ascii="Times New Roman" w:hAnsi="Times New Roman" w:cs="Times New Roman"/>
        </w:rPr>
        <w:t xml:space="preserve">The study of floral trait diversity has a long history due to its role in angiosperm diversification. While many studies have focused on visual traits including morphology and color, few have </w:t>
      </w:r>
      <w:r>
        <w:rPr>
          <w:rFonts w:ascii="Times New Roman" w:hAnsi="Times New Roman" w:cs="Times New Roman"/>
        </w:rPr>
        <w:lastRenderedPageBreak/>
        <w:t xml:space="preserve">included floral scent despite its importance in pollination. Of the studies that have included floral scent, sampling has been limited and rarely </w:t>
      </w:r>
      <w:r w:rsidR="00E65551">
        <w:rPr>
          <w:rFonts w:ascii="Times New Roman" w:hAnsi="Times New Roman" w:cs="Times New Roman"/>
        </w:rPr>
        <w:t xml:space="preserve">explores variation </w:t>
      </w:r>
      <w:r>
        <w:rPr>
          <w:rFonts w:ascii="Times New Roman" w:hAnsi="Times New Roman" w:cs="Times New Roman"/>
        </w:rPr>
        <w:t xml:space="preserve">at the population level. </w:t>
      </w:r>
      <w:commentRangeStart w:id="3"/>
      <w:r>
        <w:rPr>
          <w:rFonts w:ascii="Times New Roman" w:hAnsi="Times New Roman" w:cs="Times New Roman"/>
        </w:rPr>
        <w:t xml:space="preserve">We </w:t>
      </w:r>
      <w:commentRangeEnd w:id="3"/>
      <w:r w:rsidR="002119E1">
        <w:rPr>
          <w:rStyle w:val="CommentReference"/>
        </w:rPr>
        <w:commentReference w:id="3"/>
      </w:r>
      <w:r>
        <w:rPr>
          <w:rFonts w:ascii="Times New Roman" w:hAnsi="Times New Roman" w:cs="Times New Roman"/>
        </w:rPr>
        <w:t xml:space="preserve">studied </w:t>
      </w:r>
      <w:r>
        <w:rPr>
          <w:rFonts w:ascii="Times New Roman" w:hAnsi="Times New Roman" w:cs="Times New Roman"/>
          <w:i/>
          <w:iCs/>
        </w:rPr>
        <w:t xml:space="preserve">Oenothera </w:t>
      </w:r>
      <w:proofErr w:type="spellStart"/>
      <w:r>
        <w:rPr>
          <w:rFonts w:ascii="Times New Roman" w:hAnsi="Times New Roman" w:cs="Times New Roman"/>
          <w:i/>
          <w:iCs/>
        </w:rPr>
        <w:t>harringtonii</w:t>
      </w:r>
      <w:proofErr w:type="spellEnd"/>
      <w:r>
        <w:rPr>
          <w:rFonts w:ascii="Times New Roman" w:hAnsi="Times New Roman" w:cs="Times New Roman"/>
          <w:i/>
          <w:iCs/>
        </w:rPr>
        <w:t xml:space="preserve">, </w:t>
      </w:r>
      <w:r>
        <w:rPr>
          <w:rFonts w:ascii="Times New Roman" w:hAnsi="Times New Roman" w:cs="Times New Roman"/>
          <w:color w:val="000000" w:themeColor="text1"/>
        </w:rPr>
        <w:t xml:space="preserve">which is primarily pollinated by hawkmoths and has flowers that open at dusk, produce nectar and are highly </w:t>
      </w:r>
      <w:commentRangeStart w:id="4"/>
      <w:r>
        <w:rPr>
          <w:rFonts w:ascii="Times New Roman" w:hAnsi="Times New Roman" w:cs="Times New Roman"/>
          <w:color w:val="000000" w:themeColor="text1"/>
        </w:rPr>
        <w:t>fragrant. We</w:t>
      </w:r>
      <w:r>
        <w:rPr>
          <w:rFonts w:ascii="Times New Roman" w:hAnsi="Times New Roman" w:cs="Times New Roman"/>
        </w:rPr>
        <w:t xml:space="preserve"> collected </w:t>
      </w:r>
      <w:commentRangeEnd w:id="4"/>
      <w:r w:rsidR="00B654E2">
        <w:rPr>
          <w:rStyle w:val="CommentReference"/>
        </w:rPr>
        <w:commentReference w:id="4"/>
      </w:r>
      <w:r>
        <w:rPr>
          <w:rFonts w:ascii="Times New Roman" w:hAnsi="Times New Roman" w:cs="Times New Roman"/>
        </w:rPr>
        <w:t xml:space="preserve">floral trait </w:t>
      </w:r>
      <w:r w:rsidRPr="00D045C3">
        <w:rPr>
          <w:rFonts w:ascii="Times New Roman" w:hAnsi="Times New Roman" w:cs="Times New Roman"/>
        </w:rPr>
        <w:t>(morphology</w:t>
      </w:r>
      <w:r>
        <w:rPr>
          <w:rFonts w:ascii="Times New Roman" w:hAnsi="Times New Roman" w:cs="Times New Roman"/>
        </w:rPr>
        <w:t>,</w:t>
      </w:r>
      <w:r w:rsidRPr="00D045C3">
        <w:rPr>
          <w:rFonts w:ascii="Times New Roman" w:hAnsi="Times New Roman" w:cs="Times New Roman"/>
        </w:rPr>
        <w:t xml:space="preserve"> scent chemistry</w:t>
      </w:r>
      <w:r>
        <w:rPr>
          <w:rFonts w:ascii="Times New Roman" w:hAnsi="Times New Roman" w:cs="Times New Roman"/>
        </w:rPr>
        <w:t xml:space="preserve"> and</w:t>
      </w:r>
      <w:r w:rsidRPr="00D045C3">
        <w:rPr>
          <w:rFonts w:ascii="Times New Roman" w:hAnsi="Times New Roman" w:cs="Times New Roman"/>
        </w:rPr>
        <w:t xml:space="preserve"> emission rates</w:t>
      </w:r>
      <w:r>
        <w:rPr>
          <w:rFonts w:ascii="Times New Roman" w:hAnsi="Times New Roman" w:cs="Times New Roman"/>
        </w:rPr>
        <w:t>) data fr</w:t>
      </w:r>
      <w:r w:rsidRPr="007044A3">
        <w:rPr>
          <w:rFonts w:ascii="Times New Roman" w:hAnsi="Times New Roman" w:cs="Times New Roman"/>
        </w:rPr>
        <w:t>om 650 individuals from 19 wild populations and</w:t>
      </w:r>
      <w:r w:rsidRPr="007044A3">
        <w:rPr>
          <w:rFonts w:ascii="Times New Roman" w:hAnsi="Times New Roman" w:cs="Times New Roman"/>
          <w:color w:val="000000" w:themeColor="text1"/>
        </w:rPr>
        <w:t xml:space="preserve"> </w:t>
      </w:r>
      <w:commentRangeStart w:id="5"/>
      <w:r w:rsidRPr="007044A3">
        <w:rPr>
          <w:rFonts w:ascii="Times New Roman" w:hAnsi="Times New Roman" w:cs="Times New Roman"/>
          <w:color w:val="000000" w:themeColor="text1"/>
        </w:rPr>
        <w:t xml:space="preserve">49 </w:t>
      </w:r>
      <w:r>
        <w:rPr>
          <w:rFonts w:ascii="Times New Roman" w:hAnsi="Times New Roman" w:cs="Times New Roman"/>
          <w:color w:val="000000" w:themeColor="text1"/>
        </w:rPr>
        <w:t>individuals grown in a common environment</w:t>
      </w:r>
      <w:commentRangeEnd w:id="5"/>
      <w:r w:rsidR="00B654E2">
        <w:rPr>
          <w:rStyle w:val="CommentReference"/>
        </w:rPr>
        <w:commentReference w:id="5"/>
      </w:r>
      <w:r>
        <w:rPr>
          <w:rFonts w:ascii="Times New Roman" w:hAnsi="Times New Roman" w:cs="Times New Roman"/>
          <w:color w:val="000000" w:themeColor="text1"/>
        </w:rPr>
        <w:t xml:space="preserve">. We identified 35 floral volatiles </w:t>
      </w:r>
      <w:r w:rsidR="00E65551">
        <w:rPr>
          <w:rFonts w:ascii="Times New Roman" w:hAnsi="Times New Roman" w:cs="Times New Roman"/>
          <w:color w:val="000000" w:themeColor="text1"/>
        </w:rPr>
        <w:t>representing 5 biosynthetic classes. P</w:t>
      </w:r>
      <w:r>
        <w:rPr>
          <w:rFonts w:ascii="Times New Roman" w:hAnsi="Times New Roman" w:cs="Times New Roman"/>
          <w:color w:val="000000" w:themeColor="text1"/>
        </w:rPr>
        <w:t xml:space="preserve">opulation differentiation was stronger for floral scent chemistry than floral morphology. </w:t>
      </w:r>
      <w:r w:rsidR="00505348">
        <w:rPr>
          <w:rFonts w:ascii="Times New Roman" w:hAnsi="Times New Roman" w:cs="Times New Roman"/>
          <w:color w:val="000000" w:themeColor="text1"/>
        </w:rPr>
        <w:t>(</w:t>
      </w:r>
      <w:r w:rsidR="00505348" w:rsidRPr="008136AA">
        <w:rPr>
          <w:rFonts w:ascii="Times New Roman" w:hAnsi="Times New Roman" w:cs="Times New Roman"/>
          <w:i/>
          <w:iCs/>
          <w:color w:val="000000" w:themeColor="text1"/>
          <w:rPrChange w:id="6" w:author="Krissa Skogen" w:date="2022-01-06T11:43: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w:t>
      </w:r>
      <w:proofErr w:type="gramStart"/>
      <w:r w:rsidR="00505348">
        <w:rPr>
          <w:rFonts w:ascii="Times New Roman" w:hAnsi="Times New Roman" w:cs="Times New Roman"/>
          <w:color w:val="000000" w:themeColor="text1"/>
        </w:rPr>
        <w:t>-(</w:t>
      </w:r>
      <w:proofErr w:type="gramEnd"/>
      <w:r w:rsidR="00505348">
        <w:rPr>
          <w:rFonts w:ascii="Times New Roman" w:hAnsi="Times New Roman" w:cs="Times New Roman"/>
          <w:color w:val="000000" w:themeColor="text1"/>
        </w:rPr>
        <w:t>-)-linalool</w:t>
      </w:r>
      <w:r>
        <w:rPr>
          <w:rFonts w:ascii="Times New Roman" w:hAnsi="Times New Roman" w:cs="Times New Roman"/>
          <w:color w:val="000000" w:themeColor="text1"/>
        </w:rPr>
        <w:t xml:space="preserve"> was the most important floral trait differentiating populations</w:t>
      </w:r>
      <w:r w:rsidR="00E65551">
        <w:rPr>
          <w:rFonts w:ascii="Times New Roman" w:hAnsi="Times New Roman" w:cs="Times New Roman"/>
          <w:color w:val="000000" w:themeColor="text1"/>
        </w:rPr>
        <w:t>,</w:t>
      </w:r>
      <w:r>
        <w:rPr>
          <w:rFonts w:ascii="Times New Roman" w:hAnsi="Times New Roman" w:cs="Times New Roman"/>
          <w:color w:val="000000" w:themeColor="text1"/>
        </w:rPr>
        <w:t xml:space="preserve">  exhibit</w:t>
      </w:r>
      <w:r w:rsidR="00E65551">
        <w:rPr>
          <w:rFonts w:ascii="Times New Roman" w:hAnsi="Times New Roman" w:cs="Times New Roman"/>
          <w:color w:val="000000" w:themeColor="text1"/>
        </w:rPr>
        <w:t>ing</w:t>
      </w:r>
      <w:r>
        <w:rPr>
          <w:rFonts w:ascii="Times New Roman" w:hAnsi="Times New Roman" w:cs="Times New Roman"/>
          <w:color w:val="000000" w:themeColor="text1"/>
        </w:rPr>
        <w:t xml:space="preserve"> </w:t>
      </w:r>
      <w:r w:rsidRPr="008F73BC">
        <w:rPr>
          <w:rFonts w:ascii="Times New Roman" w:hAnsi="Times New Roman" w:cs="Times New Roman"/>
          <w:color w:val="000000"/>
        </w:rPr>
        <w:t xml:space="preserve">a striking pattern of clinal variation across the </w:t>
      </w:r>
      <w:r>
        <w:rPr>
          <w:rFonts w:ascii="Times New Roman" w:hAnsi="Times New Roman" w:cs="Times New Roman"/>
          <w:color w:val="000000"/>
        </w:rPr>
        <w:t>distribution</w:t>
      </w:r>
      <w:r w:rsidRPr="00102C54">
        <w:rPr>
          <w:rFonts w:ascii="Times New Roman" w:hAnsi="Times New Roman" w:cs="Times New Roman"/>
          <w:color w:val="000000"/>
        </w:rPr>
        <w:t xml:space="preserve"> of </w:t>
      </w:r>
      <w:r w:rsidRPr="00102C54">
        <w:rPr>
          <w:rFonts w:ascii="Times New Roman" w:hAnsi="Times New Roman" w:cs="Times New Roman"/>
          <w:i/>
          <w:iCs/>
          <w:color w:val="000000"/>
        </w:rPr>
        <w:t xml:space="preserve">O. </w:t>
      </w:r>
      <w:proofErr w:type="spellStart"/>
      <w:r w:rsidRPr="00102C54">
        <w:rPr>
          <w:rFonts w:ascii="Times New Roman" w:hAnsi="Times New Roman" w:cs="Times New Roman"/>
          <w:i/>
          <w:iCs/>
          <w:color w:val="000000"/>
        </w:rPr>
        <w:t>harringtonii</w:t>
      </w:r>
      <w:proofErr w:type="spellEnd"/>
      <w:r w:rsidRPr="00DA6000">
        <w:rPr>
          <w:rFonts w:ascii="Times New Roman" w:hAnsi="Times New Roman" w:cs="Times New Roman"/>
          <w:color w:val="000000" w:themeColor="text1"/>
        </w:rPr>
        <w:t xml:space="preserve"> </w:t>
      </w:r>
      <w:r>
        <w:rPr>
          <w:rFonts w:ascii="Times New Roman" w:hAnsi="Times New Roman" w:cs="Times New Roman"/>
          <w:color w:val="000000" w:themeColor="text1"/>
        </w:rPr>
        <w:t>without any</w:t>
      </w:r>
      <w:r w:rsidRPr="00DA6000">
        <w:rPr>
          <w:rFonts w:ascii="Times New Roman" w:hAnsi="Times New Roman" w:cs="Times New Roman"/>
          <w:color w:val="000000" w:themeColor="text1"/>
        </w:rPr>
        <w:t xml:space="preserve"> correlated shifts in floral morphology.</w:t>
      </w:r>
      <w:r>
        <w:rPr>
          <w:rFonts w:ascii="Times New Roman" w:hAnsi="Times New Roman" w:cs="Times New Roman"/>
          <w:color w:val="000000" w:themeColor="text1"/>
        </w:rPr>
        <w:t xml:space="preserve"> Populations in the north and west produced </w:t>
      </w:r>
      <w:r w:rsidR="00505348">
        <w:rPr>
          <w:rFonts w:ascii="Times New Roman" w:hAnsi="Times New Roman" w:cs="Times New Roman"/>
          <w:color w:val="000000" w:themeColor="text1"/>
        </w:rPr>
        <w:t>(</w:t>
      </w:r>
      <w:r w:rsidR="00505348" w:rsidRPr="008136AA">
        <w:rPr>
          <w:rFonts w:ascii="Times New Roman" w:hAnsi="Times New Roman" w:cs="Times New Roman"/>
          <w:i/>
          <w:iCs/>
          <w:color w:val="000000" w:themeColor="text1"/>
          <w:rPrChange w:id="7" w:author="Krissa Skogen" w:date="2022-01-06T11:43: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w:t>
      </w:r>
      <w:proofErr w:type="gramStart"/>
      <w:r w:rsidR="00505348">
        <w:rPr>
          <w:rFonts w:ascii="Times New Roman" w:hAnsi="Times New Roman" w:cs="Times New Roman"/>
          <w:color w:val="000000" w:themeColor="text1"/>
        </w:rPr>
        <w:t>-(</w:t>
      </w:r>
      <w:proofErr w:type="gramEnd"/>
      <w:r w:rsidR="00505348">
        <w:rPr>
          <w:rFonts w:ascii="Times New Roman" w:hAnsi="Times New Roman" w:cs="Times New Roman"/>
          <w:color w:val="000000" w:themeColor="text1"/>
        </w:rPr>
        <w:t>-)-linalool</w:t>
      </w:r>
      <w:r>
        <w:rPr>
          <w:rFonts w:ascii="Times New Roman" w:hAnsi="Times New Roman" w:cs="Times New Roman"/>
          <w:color w:val="000000" w:themeColor="text1"/>
        </w:rPr>
        <w:t xml:space="preserve"> consistently, those in the east and south largely lacked it, and populations at the center of the distribution were polymorphic. Floral scent emissions in wild populations varied across </w:t>
      </w:r>
      <w:r w:rsidR="00505348">
        <w:rPr>
          <w:rFonts w:ascii="Times New Roman" w:hAnsi="Times New Roman" w:cs="Times New Roman"/>
          <w:color w:val="000000" w:themeColor="text1"/>
        </w:rPr>
        <w:t xml:space="preserve">four </w:t>
      </w:r>
      <w:r>
        <w:rPr>
          <w:rFonts w:ascii="Times New Roman" w:hAnsi="Times New Roman" w:cs="Times New Roman"/>
          <w:color w:val="000000" w:themeColor="text1"/>
        </w:rPr>
        <w:t>years but chemical composition was largely consistent over time. Similarly, emission rates in greenhouse</w:t>
      </w:r>
      <w:r w:rsidR="00E65551">
        <w:rPr>
          <w:rFonts w:ascii="Times New Roman" w:hAnsi="Times New Roman" w:cs="Times New Roman"/>
          <w:color w:val="000000" w:themeColor="text1"/>
        </w:rPr>
        <w:t>-grown plants</w:t>
      </w:r>
      <w:r>
        <w:rPr>
          <w:rFonts w:ascii="Times New Roman" w:hAnsi="Times New Roman" w:cs="Times New Roman"/>
          <w:color w:val="000000" w:themeColor="text1"/>
        </w:rPr>
        <w:t xml:space="preserve"> were lower but chemical composition was consistent with the wild population of origin. Our data set represents the most extensive population-level sampling of floral scent to date and suggests </w:t>
      </w:r>
      <w:commentRangeStart w:id="8"/>
      <w:commentRangeStart w:id="9"/>
      <w:commentRangeStart w:id="10"/>
      <w:r>
        <w:rPr>
          <w:rFonts w:ascii="Times New Roman" w:hAnsi="Times New Roman" w:cs="Times New Roman"/>
          <w:color w:val="000000" w:themeColor="text1"/>
        </w:rPr>
        <w:t xml:space="preserve">that such </w:t>
      </w:r>
      <w:r>
        <w:rPr>
          <w:rFonts w:ascii="Times New Roman" w:hAnsi="Times New Roman" w:cs="Times New Roman"/>
          <w:bCs/>
        </w:rPr>
        <w:t>sampling may be needed to accurately capture the nature of variation in wild populations.</w:t>
      </w:r>
      <w:commentRangeEnd w:id="8"/>
      <w:r w:rsidR="00B654E2">
        <w:rPr>
          <w:rStyle w:val="CommentReference"/>
        </w:rPr>
        <w:commentReference w:id="8"/>
      </w:r>
      <w:commentRangeEnd w:id="9"/>
      <w:r w:rsidR="00465EBE">
        <w:rPr>
          <w:rStyle w:val="CommentReference"/>
        </w:rPr>
        <w:commentReference w:id="9"/>
      </w:r>
      <w:commentRangeEnd w:id="10"/>
      <w:r w:rsidR="001D6EBD">
        <w:rPr>
          <w:rStyle w:val="CommentReference"/>
        </w:rPr>
        <w:commentReference w:id="10"/>
      </w:r>
    </w:p>
    <w:p w14:paraId="50994DB2" w14:textId="77777777" w:rsidR="00683A74" w:rsidRPr="003E1945" w:rsidRDefault="00683A74" w:rsidP="000271D1">
      <w:pPr>
        <w:spacing w:line="480" w:lineRule="auto"/>
        <w:rPr>
          <w:rFonts w:ascii="Times New Roman" w:hAnsi="Times New Roman" w:cs="Times New Roman"/>
          <w:color w:val="000000" w:themeColor="text1"/>
        </w:rPr>
      </w:pPr>
    </w:p>
    <w:p w14:paraId="2446783D" w14:textId="77777777" w:rsidR="00683A74" w:rsidRPr="003E1945" w:rsidRDefault="00683A74" w:rsidP="000271D1">
      <w:pPr>
        <w:spacing w:line="480" w:lineRule="auto"/>
        <w:rPr>
          <w:rFonts w:ascii="Times New Roman" w:hAnsi="Times New Roman" w:cs="Times New Roman"/>
          <w:b/>
          <w:color w:val="000000" w:themeColor="text1"/>
        </w:rPr>
      </w:pPr>
      <w:r w:rsidRPr="003E1945">
        <w:rPr>
          <w:rFonts w:ascii="Times New Roman" w:hAnsi="Times New Roman" w:cs="Times New Roman"/>
          <w:b/>
          <w:color w:val="000000" w:themeColor="text1"/>
        </w:rPr>
        <w:t xml:space="preserve">Keywords </w:t>
      </w:r>
    </w:p>
    <w:p w14:paraId="46A781A2" w14:textId="146D1220" w:rsidR="00E106EB" w:rsidRPr="00E65551" w:rsidRDefault="00683A74" w:rsidP="000271D1">
      <w:pPr>
        <w:spacing w:line="480" w:lineRule="auto"/>
        <w:rPr>
          <w:rFonts w:ascii="Times New Roman" w:hAnsi="Times New Roman" w:cs="Times New Roman"/>
          <w:color w:val="000000" w:themeColor="text1"/>
        </w:rPr>
      </w:pPr>
      <w:r w:rsidRPr="003E1945">
        <w:rPr>
          <w:rFonts w:ascii="Times New Roman" w:hAnsi="Times New Roman" w:cs="Times New Roman"/>
          <w:i/>
          <w:iCs/>
          <w:color w:val="000000" w:themeColor="text1"/>
        </w:rPr>
        <w:t xml:space="preserve">Oenothera </w:t>
      </w:r>
      <w:proofErr w:type="spellStart"/>
      <w:r w:rsidRPr="003E1945">
        <w:rPr>
          <w:rFonts w:ascii="Times New Roman" w:hAnsi="Times New Roman" w:cs="Times New Roman"/>
          <w:i/>
          <w:iCs/>
          <w:color w:val="000000" w:themeColor="text1"/>
        </w:rPr>
        <w:t>harringtonii</w:t>
      </w:r>
      <w:proofErr w:type="spellEnd"/>
      <w:r>
        <w:rPr>
          <w:rFonts w:ascii="Times New Roman" w:hAnsi="Times New Roman" w:cs="Times New Roman"/>
          <w:color w:val="000000" w:themeColor="text1"/>
        </w:rPr>
        <w:t xml:space="preserve">; </w:t>
      </w:r>
      <w:proofErr w:type="spellStart"/>
      <w:r w:rsidRPr="003E1945">
        <w:rPr>
          <w:rFonts w:ascii="Times New Roman" w:hAnsi="Times New Roman" w:cs="Times New Roman"/>
          <w:color w:val="000000" w:themeColor="text1"/>
        </w:rPr>
        <w:t>Onagraceae</w:t>
      </w:r>
      <w:proofErr w:type="spellEnd"/>
      <w:r w:rsidRPr="003E1945">
        <w:rPr>
          <w:rFonts w:ascii="Times New Roman" w:hAnsi="Times New Roman" w:cs="Times New Roman"/>
          <w:color w:val="000000" w:themeColor="text1"/>
        </w:rPr>
        <w:t xml:space="preserve">, Arkansas River </w:t>
      </w:r>
      <w:r w:rsidRPr="00273B03">
        <w:rPr>
          <w:rFonts w:ascii="Times New Roman" w:hAnsi="Times New Roman" w:cs="Times New Roman"/>
          <w:color w:val="000000" w:themeColor="text1"/>
        </w:rPr>
        <w:t>Valley e</w:t>
      </w:r>
      <w:r w:rsidRPr="003E1945">
        <w:rPr>
          <w:rFonts w:ascii="Times New Roman" w:hAnsi="Times New Roman" w:cs="Times New Roman"/>
          <w:color w:val="000000" w:themeColor="text1"/>
        </w:rPr>
        <w:t>vening primrose</w:t>
      </w:r>
      <w:r w:rsidRPr="004779B0">
        <w:rPr>
          <w:rFonts w:ascii="Times New Roman" w:hAnsi="Times New Roman" w:cs="Times New Roman"/>
          <w:color w:val="000000" w:themeColor="text1"/>
        </w:rPr>
        <w:t xml:space="preserve">, </w:t>
      </w:r>
      <w:r w:rsidRPr="004779B0">
        <w:rPr>
          <w:rFonts w:ascii="Times New Roman" w:eastAsia="Times New Roman" w:hAnsi="Times New Roman" w:cs="Times New Roman"/>
          <w:shd w:val="clear" w:color="auto" w:fill="FFFFFF"/>
        </w:rPr>
        <w:t xml:space="preserve">mass spectrometry; </w:t>
      </w:r>
      <w:r>
        <w:rPr>
          <w:rFonts w:ascii="Times New Roman" w:eastAsia="Times New Roman" w:hAnsi="Times New Roman" w:cs="Times New Roman"/>
          <w:shd w:val="clear" w:color="auto" w:fill="FFFFFF"/>
        </w:rPr>
        <w:t>pollination; floral scent; floral morpholog</w:t>
      </w:r>
      <w:r w:rsidRPr="007044A3">
        <w:rPr>
          <w:rFonts w:ascii="Times New Roman" w:eastAsia="Times New Roman" w:hAnsi="Times New Roman" w:cs="Times New Roman"/>
          <w:shd w:val="clear" w:color="auto" w:fill="FFFFFF"/>
        </w:rPr>
        <w:t xml:space="preserve">y; </w:t>
      </w:r>
      <w:r w:rsidRPr="007044A3">
        <w:rPr>
          <w:rFonts w:ascii="Times New Roman" w:eastAsia="Times New Roman" w:hAnsi="Times New Roman" w:cs="Times New Roman"/>
          <w:color w:val="000000" w:themeColor="text1"/>
          <w:shd w:val="clear" w:color="auto" w:fill="FFFFFF"/>
        </w:rPr>
        <w:t>monoterpenes;</w:t>
      </w:r>
      <w:r w:rsidRPr="003E1945">
        <w:rPr>
          <w:rFonts w:ascii="Times New Roman" w:eastAsia="Times New Roman" w:hAnsi="Times New Roman" w:cs="Times New Roman"/>
          <w:color w:val="000000" w:themeColor="text1"/>
          <w:shd w:val="clear" w:color="auto" w:fill="FFFFFF"/>
        </w:rPr>
        <w:t xml:space="preserve"> </w:t>
      </w:r>
      <w:r w:rsidRPr="003E1945">
        <w:rPr>
          <w:rFonts w:ascii="Times New Roman" w:hAnsi="Times New Roman" w:cs="Times New Roman"/>
          <w:color w:val="000000" w:themeColor="text1"/>
        </w:rPr>
        <w:t>linalool</w:t>
      </w:r>
      <w:r w:rsidR="00E106EB">
        <w:rPr>
          <w:rFonts w:ascii="Times New Roman" w:hAnsi="Times New Roman" w:cs="Times New Roman"/>
          <w:b/>
        </w:rPr>
        <w:br w:type="page"/>
      </w:r>
    </w:p>
    <w:p w14:paraId="39FB626C" w14:textId="07EA6814" w:rsidR="00F410F7" w:rsidRPr="00C81DDA" w:rsidRDefault="0054492D" w:rsidP="000271D1">
      <w:pPr>
        <w:spacing w:line="480" w:lineRule="auto"/>
        <w:rPr>
          <w:rFonts w:ascii="Times New Roman" w:hAnsi="Times New Roman" w:cs="Times New Roman"/>
          <w:b/>
        </w:rPr>
      </w:pPr>
      <w:r>
        <w:rPr>
          <w:rFonts w:ascii="Times New Roman" w:hAnsi="Times New Roman" w:cs="Times New Roman"/>
          <w:b/>
        </w:rPr>
        <w:lastRenderedPageBreak/>
        <w:t xml:space="preserve">1. </w:t>
      </w:r>
      <w:r w:rsidR="00F410F7" w:rsidRPr="00D045C3">
        <w:rPr>
          <w:rFonts w:ascii="Times New Roman" w:hAnsi="Times New Roman" w:cs="Times New Roman"/>
          <w:b/>
        </w:rPr>
        <w:t>Introduction</w:t>
      </w:r>
    </w:p>
    <w:p w14:paraId="7BFB8EEA" w14:textId="2F4E6496" w:rsidR="00F410F7" w:rsidRDefault="00F410F7" w:rsidP="000271D1">
      <w:pPr>
        <w:spacing w:line="480" w:lineRule="auto"/>
        <w:ind w:firstLine="720"/>
        <w:rPr>
          <w:rFonts w:ascii="Times New Roman" w:hAnsi="Times New Roman" w:cs="Times New Roman"/>
        </w:rPr>
      </w:pPr>
      <w:r w:rsidRPr="00D045C3">
        <w:rPr>
          <w:rFonts w:ascii="Times New Roman" w:hAnsi="Times New Roman" w:cs="Times New Roman"/>
        </w:rPr>
        <w:t xml:space="preserve">The study of floral trait diversity has a long history due to its importance in understanding angiosperm diversification </w:t>
      </w:r>
      <w:r w:rsidRPr="00E736E3">
        <w:rPr>
          <w:rFonts w:ascii="Times New Roman" w:hAnsi="Times New Roman" w:cs="Times New Roman"/>
          <w:noProof/>
        </w:rPr>
        <w:t>(Fenster et al., 2004; Ollerton et al., 2011)</w:t>
      </w:r>
      <w:r>
        <w:rPr>
          <w:rFonts w:ascii="Times New Roman" w:hAnsi="Times New Roman" w:cs="Times New Roman"/>
        </w:rPr>
        <w:t>. V</w:t>
      </w:r>
      <w:r w:rsidRPr="00E736E3">
        <w:rPr>
          <w:rFonts w:ascii="Times New Roman" w:hAnsi="Times New Roman" w:cs="Times New Roman"/>
        </w:rPr>
        <w:t>ariation in floral traits</w:t>
      </w:r>
      <w:r>
        <w:rPr>
          <w:rFonts w:ascii="Times New Roman" w:hAnsi="Times New Roman" w:cs="Times New Roman"/>
        </w:rPr>
        <w:t xml:space="preserve"> and the associated selective forces</w:t>
      </w:r>
      <w:r w:rsidRPr="00E736E3">
        <w:rPr>
          <w:rFonts w:ascii="Times New Roman" w:hAnsi="Times New Roman" w:cs="Times New Roman"/>
        </w:rPr>
        <w:t xml:space="preserve"> </w:t>
      </w:r>
      <w:r>
        <w:rPr>
          <w:rFonts w:ascii="Times New Roman" w:hAnsi="Times New Roman" w:cs="Times New Roman"/>
        </w:rPr>
        <w:t>are</w:t>
      </w:r>
      <w:r w:rsidRPr="00E736E3">
        <w:rPr>
          <w:rFonts w:ascii="Times New Roman" w:hAnsi="Times New Roman" w:cs="Times New Roman"/>
        </w:rPr>
        <w:t xml:space="preserve"> considered a primary </w:t>
      </w:r>
      <w:r>
        <w:rPr>
          <w:rFonts w:ascii="Times New Roman" w:hAnsi="Times New Roman" w:cs="Times New Roman"/>
        </w:rPr>
        <w:t>driver of speciation</w:t>
      </w:r>
      <w:r w:rsidRPr="00E736E3">
        <w:rPr>
          <w:rFonts w:ascii="Times New Roman" w:hAnsi="Times New Roman" w:cs="Times New Roman"/>
        </w:rPr>
        <w:t>, commonly attributed to pollinator-mediated selection (Grant</w:t>
      </w:r>
      <w:r>
        <w:rPr>
          <w:rFonts w:ascii="Times New Roman" w:hAnsi="Times New Roman" w:cs="Times New Roman"/>
        </w:rPr>
        <w:t xml:space="preserve"> and Grant 1965, Stebbins 1974). While floral </w:t>
      </w:r>
      <w:r w:rsidRPr="00D045C3">
        <w:rPr>
          <w:rFonts w:ascii="Times New Roman" w:hAnsi="Times New Roman" w:cs="Times New Roman"/>
        </w:rPr>
        <w:t>morphology and color</w:t>
      </w:r>
      <w:r>
        <w:rPr>
          <w:rFonts w:ascii="Times New Roman" w:hAnsi="Times New Roman" w:cs="Times New Roman"/>
        </w:rPr>
        <w:t xml:space="preserve"> have been extensively studied</w:t>
      </w:r>
      <w:r w:rsidRPr="00D045C3">
        <w:rPr>
          <w:rFonts w:ascii="Times New Roman" w:hAnsi="Times New Roman" w:cs="Times New Roman"/>
        </w:rPr>
        <w:t xml:space="preserve">, </w:t>
      </w:r>
      <w:r>
        <w:rPr>
          <w:rFonts w:ascii="Times New Roman" w:hAnsi="Times New Roman" w:cs="Times New Roman"/>
          <w:color w:val="000000" w:themeColor="text1"/>
        </w:rPr>
        <w:t>comparatively little</w:t>
      </w:r>
      <w:r w:rsidRPr="0045624F">
        <w:rPr>
          <w:rFonts w:ascii="Times New Roman" w:hAnsi="Times New Roman" w:cs="Times New Roman"/>
          <w:color w:val="000000" w:themeColor="text1"/>
        </w:rPr>
        <w:t xml:space="preserve"> is known </w:t>
      </w:r>
      <w:r>
        <w:rPr>
          <w:rFonts w:ascii="Times New Roman" w:hAnsi="Times New Roman" w:cs="Times New Roman"/>
          <w:color w:val="000000" w:themeColor="text1"/>
        </w:rPr>
        <w:t>about</w:t>
      </w:r>
      <w:r w:rsidRPr="0045624F">
        <w:rPr>
          <w:rFonts w:ascii="Times New Roman" w:hAnsi="Times New Roman" w:cs="Times New Roman"/>
          <w:color w:val="000000" w:themeColor="text1"/>
        </w:rPr>
        <w:t xml:space="preserve"> the role that floral scent plays in mediating interactions with biotic agents of selection </w:t>
      </w:r>
      <w:r>
        <w:rPr>
          <w:rFonts w:ascii="Times New Roman" w:hAnsi="Times New Roman" w:cs="Times New Roman"/>
          <w:noProof/>
        </w:rPr>
        <w:t>(Delle-Vedove et al., 2017; Raguso, 2008; Whitehead and Peakall, 2009)</w:t>
      </w:r>
      <w:r>
        <w:rPr>
          <w:rFonts w:ascii="Times New Roman" w:hAnsi="Times New Roman" w:cs="Times New Roman"/>
        </w:rPr>
        <w:t xml:space="preserve">. Including floral scent traits in studies of floral phenotypes is critical for developing a deeper understanding of </w:t>
      </w:r>
      <w:ins w:id="11" w:author="Robert" w:date="2021-12-29T13:31:00Z">
        <w:r w:rsidR="003622D1">
          <w:rPr>
            <w:rFonts w:ascii="Times New Roman" w:hAnsi="Times New Roman" w:cs="Times New Roman"/>
          </w:rPr>
          <w:t xml:space="preserve">floral </w:t>
        </w:r>
      </w:ins>
      <w:r>
        <w:rPr>
          <w:rFonts w:ascii="Times New Roman" w:hAnsi="Times New Roman" w:cs="Times New Roman"/>
        </w:rPr>
        <w:t>evolution</w:t>
      </w:r>
      <w:ins w:id="12" w:author="Robert" w:date="2021-12-29T13:31:00Z">
        <w:r w:rsidR="003622D1">
          <w:rPr>
            <w:rFonts w:ascii="Times New Roman" w:hAnsi="Times New Roman" w:cs="Times New Roman"/>
          </w:rPr>
          <w:t>,</w:t>
        </w:r>
      </w:ins>
      <w:r>
        <w:rPr>
          <w:rFonts w:ascii="Times New Roman" w:hAnsi="Times New Roman" w:cs="Times New Roman"/>
        </w:rPr>
        <w:t xml:space="preserve"> </w:t>
      </w:r>
      <w:del w:id="13" w:author="Robert" w:date="2021-12-29T13:30:00Z">
        <w:r w:rsidDel="003622D1">
          <w:rPr>
            <w:rFonts w:ascii="Times New Roman" w:hAnsi="Times New Roman" w:cs="Times New Roman"/>
          </w:rPr>
          <w:delText xml:space="preserve">and </w:delText>
        </w:r>
        <w:commentRangeStart w:id="14"/>
        <w:r w:rsidDel="003622D1">
          <w:rPr>
            <w:rFonts w:ascii="Times New Roman" w:hAnsi="Times New Roman" w:cs="Times New Roman"/>
          </w:rPr>
          <w:delText xml:space="preserve">speciation </w:delText>
        </w:r>
      </w:del>
      <w:commentRangeEnd w:id="14"/>
      <w:r w:rsidR="003622D1">
        <w:rPr>
          <w:rStyle w:val="CommentReference"/>
        </w:rPr>
        <w:commentReference w:id="14"/>
      </w:r>
      <w:del w:id="15" w:author="Robert" w:date="2021-12-29T13:31:00Z">
        <w:r w:rsidDel="003622D1">
          <w:rPr>
            <w:rFonts w:ascii="Times New Roman" w:hAnsi="Times New Roman" w:cs="Times New Roman"/>
          </w:rPr>
          <w:delText>in many angiosperm systems, particularly those for which</w:delText>
        </w:r>
      </w:del>
      <w:r>
        <w:rPr>
          <w:rFonts w:ascii="Times New Roman" w:hAnsi="Times New Roman" w:cs="Times New Roman"/>
        </w:rPr>
        <w:t xml:space="preserve"> </w:t>
      </w:r>
      <w:ins w:id="16" w:author="Robert" w:date="2021-12-29T13:31:00Z">
        <w:r w:rsidR="003622D1">
          <w:rPr>
            <w:rFonts w:ascii="Times New Roman" w:hAnsi="Times New Roman" w:cs="Times New Roman"/>
          </w:rPr>
          <w:t xml:space="preserve">especially when </w:t>
        </w:r>
      </w:ins>
      <w:r>
        <w:rPr>
          <w:rFonts w:ascii="Times New Roman" w:hAnsi="Times New Roman" w:cs="Times New Roman"/>
        </w:rPr>
        <w:t xml:space="preserve">scent plays an integral role in pollinator attraction. The most detailed studies to date that provide evidence for scent-mediated diversification focus on extreme pollination specialization, including sexually deceptive pollination of orchids and brood-site mutualisms </w:t>
      </w:r>
      <w:commentRangeStart w:id="17"/>
      <w:r>
        <w:rPr>
          <w:rFonts w:ascii="Times New Roman" w:hAnsi="Times New Roman" w:cs="Times New Roman"/>
        </w:rPr>
        <w:t>(reviewed i</w:t>
      </w:r>
      <w:commentRangeEnd w:id="17"/>
      <w:r w:rsidR="00B654E2">
        <w:rPr>
          <w:rStyle w:val="CommentReference"/>
        </w:rPr>
        <w:commentReference w:id="17"/>
      </w:r>
      <w:r>
        <w:rPr>
          <w:rFonts w:ascii="Times New Roman" w:hAnsi="Times New Roman" w:cs="Times New Roman"/>
        </w:rPr>
        <w:t xml:space="preserve">n </w:t>
      </w:r>
      <w:r>
        <w:rPr>
          <w:rFonts w:ascii="Times New Roman" w:hAnsi="Times New Roman" w:cs="Times New Roman"/>
          <w:noProof/>
        </w:rPr>
        <w:t>Raguso, 2004; Whitehead and Peakall, 2009)</w:t>
      </w:r>
      <w:r>
        <w:rPr>
          <w:rFonts w:ascii="Times New Roman" w:hAnsi="Times New Roman" w:cs="Times New Roman"/>
        </w:rPr>
        <w:t>, but much remains to be learned from more generalized systems</w:t>
      </w:r>
      <w:r w:rsidR="00E742FC">
        <w:rPr>
          <w:rFonts w:ascii="Times New Roman" w:hAnsi="Times New Roman" w:cs="Times New Roman"/>
        </w:rPr>
        <w:t xml:space="preserve"> </w:t>
      </w:r>
      <w:ins w:id="18" w:author="Robert" w:date="2021-12-21T19:55:00Z">
        <w:r w:rsidR="00E742FC">
          <w:rPr>
            <w:rFonts w:ascii="Times New Roman" w:hAnsi="Times New Roman" w:cs="Times New Roman"/>
          </w:rPr>
          <w:t>(Larue et al., 2014)</w:t>
        </w:r>
      </w:ins>
      <w:r>
        <w:rPr>
          <w:rFonts w:ascii="Times New Roman" w:hAnsi="Times New Roman" w:cs="Times New Roman"/>
        </w:rPr>
        <w:t xml:space="preserve"> and </w:t>
      </w:r>
      <w:commentRangeStart w:id="19"/>
      <w:commentRangeStart w:id="20"/>
      <w:r>
        <w:rPr>
          <w:rFonts w:ascii="Times New Roman" w:hAnsi="Times New Roman" w:cs="Times New Roman"/>
        </w:rPr>
        <w:t xml:space="preserve">those where visual and olfactory cues </w:t>
      </w:r>
      <w:del w:id="21" w:author="Robert" w:date="2021-12-21T19:56:00Z">
        <w:r w:rsidDel="00661593">
          <w:rPr>
            <w:rFonts w:ascii="Times New Roman" w:hAnsi="Times New Roman" w:cs="Times New Roman"/>
          </w:rPr>
          <w:delText>operate synergistically</w:delText>
        </w:r>
      </w:del>
      <w:ins w:id="22" w:author="Robert" w:date="2021-12-21T19:56:00Z">
        <w:r w:rsidR="00661593">
          <w:rPr>
            <w:rFonts w:ascii="Times New Roman" w:hAnsi="Times New Roman" w:cs="Times New Roman"/>
          </w:rPr>
          <w:t>function in concert</w:t>
        </w:r>
      </w:ins>
      <w:r w:rsidR="004A2788">
        <w:rPr>
          <w:rFonts w:ascii="Times New Roman" w:hAnsi="Times New Roman" w:cs="Times New Roman"/>
        </w:rPr>
        <w:t xml:space="preserve"> </w:t>
      </w:r>
      <w:commentRangeEnd w:id="19"/>
      <w:r w:rsidR="00B654E2">
        <w:rPr>
          <w:rStyle w:val="CommentReference"/>
        </w:rPr>
        <w:commentReference w:id="19"/>
      </w:r>
      <w:commentRangeEnd w:id="20"/>
      <w:r w:rsidR="00E742FC">
        <w:rPr>
          <w:rStyle w:val="CommentReference"/>
        </w:rPr>
        <w:commentReference w:id="20"/>
      </w:r>
      <w:r w:rsidR="004A2788">
        <w:rPr>
          <w:rFonts w:ascii="Times New Roman" w:hAnsi="Times New Roman" w:cs="Times New Roman"/>
          <w:noProof/>
        </w:rPr>
        <w:t>(</w:t>
      </w:r>
      <w:ins w:id="23" w:author="Robert" w:date="2021-12-21T20:03:00Z">
        <w:r w:rsidR="00AD5E44">
          <w:rPr>
            <w:rFonts w:ascii="Times New Roman" w:hAnsi="Times New Roman" w:cs="Times New Roman"/>
            <w:noProof/>
          </w:rPr>
          <w:t xml:space="preserve">Spaethe et al., 2007; </w:t>
        </w:r>
      </w:ins>
      <w:r w:rsidR="004A2788">
        <w:rPr>
          <w:rFonts w:ascii="Times New Roman" w:hAnsi="Times New Roman" w:cs="Times New Roman"/>
          <w:noProof/>
        </w:rPr>
        <w:t>Byers et al., 2014;</w:t>
      </w:r>
      <w:del w:id="24" w:author="Robert" w:date="2021-12-21T19:57:00Z">
        <w:r w:rsidR="004A2788" w:rsidDel="00661593">
          <w:rPr>
            <w:rFonts w:ascii="Times New Roman" w:hAnsi="Times New Roman" w:cs="Times New Roman"/>
            <w:noProof/>
          </w:rPr>
          <w:delText xml:space="preserve"> Larue et al., 2016</w:delText>
        </w:r>
      </w:del>
      <w:r w:rsidR="004A2788">
        <w:rPr>
          <w:rFonts w:ascii="Times New Roman" w:hAnsi="Times New Roman" w:cs="Times New Roman"/>
          <w:noProof/>
        </w:rPr>
        <w:t>)</w:t>
      </w:r>
      <w:r w:rsidR="004A2788">
        <w:rPr>
          <w:rFonts w:ascii="Times New Roman" w:hAnsi="Times New Roman" w:cs="Times New Roman"/>
        </w:rPr>
        <w:t>.</w:t>
      </w:r>
      <w:r>
        <w:rPr>
          <w:rFonts w:ascii="Times New Roman" w:hAnsi="Times New Roman" w:cs="Times New Roman"/>
        </w:rPr>
        <w:t xml:space="preserve"> </w:t>
      </w:r>
      <w:r w:rsidRPr="004D1C55">
        <w:rPr>
          <w:rFonts w:ascii="Times New Roman" w:hAnsi="Times New Roman" w:cs="Times New Roman"/>
        </w:rPr>
        <w:t>More recent work</w:t>
      </w:r>
      <w:r w:rsidRPr="001336AA">
        <w:rPr>
          <w:rFonts w:ascii="Times New Roman" w:hAnsi="Times New Roman" w:cs="Times New Roman"/>
        </w:rPr>
        <w:t xml:space="preserve"> has</w:t>
      </w:r>
      <w:r>
        <w:rPr>
          <w:rFonts w:ascii="Times New Roman" w:hAnsi="Times New Roman" w:cs="Times New Roman"/>
        </w:rPr>
        <w:t xml:space="preserve"> </w:t>
      </w:r>
      <w:r w:rsidRPr="00D045C3">
        <w:rPr>
          <w:rFonts w:ascii="Times New Roman" w:hAnsi="Times New Roman" w:cs="Times New Roman"/>
        </w:rPr>
        <w:t>reveal</w:t>
      </w:r>
      <w:r>
        <w:rPr>
          <w:rFonts w:ascii="Times New Roman" w:hAnsi="Times New Roman" w:cs="Times New Roman"/>
        </w:rPr>
        <w:t>ed</w:t>
      </w:r>
      <w:r w:rsidRPr="00D045C3">
        <w:rPr>
          <w:rFonts w:ascii="Times New Roman" w:hAnsi="Times New Roman" w:cs="Times New Roman"/>
        </w:rPr>
        <w:t xml:space="preserve"> that </w:t>
      </w:r>
      <w:r w:rsidRPr="000B3084">
        <w:rPr>
          <w:rFonts w:ascii="Times New Roman" w:hAnsi="Times New Roman" w:cs="Times New Roman"/>
        </w:rPr>
        <w:t xml:space="preserve">floral scent is not a </w:t>
      </w:r>
      <w:r>
        <w:rPr>
          <w:rFonts w:ascii="Times New Roman" w:hAnsi="Times New Roman" w:cs="Times New Roman"/>
        </w:rPr>
        <w:t xml:space="preserve">fixed, </w:t>
      </w:r>
      <w:r w:rsidRPr="000B3084">
        <w:rPr>
          <w:rFonts w:ascii="Times New Roman" w:hAnsi="Times New Roman" w:cs="Times New Roman"/>
        </w:rPr>
        <w:t>species-level trait</w:t>
      </w:r>
      <w:r>
        <w:rPr>
          <w:rFonts w:ascii="Times New Roman" w:hAnsi="Times New Roman" w:cs="Times New Roman"/>
        </w:rPr>
        <w:t>;</w:t>
      </w:r>
      <w:r w:rsidRPr="00D045C3">
        <w:rPr>
          <w:rFonts w:ascii="Times New Roman" w:hAnsi="Times New Roman" w:cs="Times New Roman"/>
        </w:rPr>
        <w:t xml:space="preserve"> </w:t>
      </w:r>
      <w:r>
        <w:rPr>
          <w:rFonts w:ascii="Times New Roman" w:hAnsi="Times New Roman" w:cs="Times New Roman"/>
        </w:rPr>
        <w:t xml:space="preserve">rather, it </w:t>
      </w:r>
      <w:r w:rsidRPr="00D045C3">
        <w:rPr>
          <w:rFonts w:ascii="Times New Roman" w:hAnsi="Times New Roman" w:cs="Times New Roman"/>
        </w:rPr>
        <w:t>can be highly variable</w:t>
      </w:r>
      <w:r>
        <w:rPr>
          <w:rFonts w:ascii="Times New Roman" w:hAnsi="Times New Roman" w:cs="Times New Roman"/>
        </w:rPr>
        <w:t xml:space="preserve"> within a species, and can be explained by factors beyond pollinator-mediated selection (</w:t>
      </w:r>
      <w:commentRangeStart w:id="25"/>
      <w:r>
        <w:rPr>
          <w:rFonts w:ascii="Times New Roman" w:hAnsi="Times New Roman" w:cs="Times New Roman"/>
        </w:rPr>
        <w:t xml:space="preserve">reviewed in </w:t>
      </w:r>
      <w:commentRangeEnd w:id="25"/>
      <w:r w:rsidR="00B654E2">
        <w:rPr>
          <w:rStyle w:val="CommentReference"/>
        </w:rPr>
        <w:commentReference w:id="25"/>
      </w:r>
      <w:del w:id="26" w:author="Robert" w:date="2021-12-21T20:03:00Z">
        <w:r w:rsidDel="00AD5E44">
          <w:rPr>
            <w:rFonts w:ascii="Times New Roman" w:hAnsi="Times New Roman" w:cs="Times New Roman"/>
            <w:noProof/>
          </w:rPr>
          <w:delText>(</w:delText>
        </w:r>
      </w:del>
      <w:r>
        <w:rPr>
          <w:rFonts w:ascii="Times New Roman" w:hAnsi="Times New Roman" w:cs="Times New Roman"/>
          <w:noProof/>
        </w:rPr>
        <w:t>Delle-Vedove et al., 2017)</w:t>
      </w:r>
      <w:r>
        <w:rPr>
          <w:rFonts w:ascii="Times New Roman" w:hAnsi="Times New Roman" w:cs="Times New Roman"/>
        </w:rPr>
        <w:t xml:space="preserve">. </w:t>
      </w:r>
    </w:p>
    <w:p w14:paraId="7CA6A45C" w14:textId="117EEC1F" w:rsidR="00F410F7" w:rsidRPr="001B6C6F" w:rsidRDefault="00F410F7" w:rsidP="000271D1">
      <w:pPr>
        <w:spacing w:line="480" w:lineRule="auto"/>
        <w:ind w:firstLine="720"/>
        <w:rPr>
          <w:rFonts w:ascii="Times New Roman" w:hAnsi="Times New Roman" w:cs="Times New Roman"/>
        </w:rPr>
      </w:pPr>
      <w:r>
        <w:rPr>
          <w:rFonts w:ascii="Times New Roman" w:hAnsi="Times New Roman" w:cs="Times New Roman"/>
        </w:rPr>
        <w:t xml:space="preserve">Studies investigating variation in floral scent have tended to compare groups of related taxa to understand the role that scent may play in reproductive isolation and speciation </w:t>
      </w:r>
      <w:r w:rsidR="00B45EA7">
        <w:rPr>
          <w:rFonts w:ascii="Times New Roman" w:hAnsi="Times New Roman" w:cs="Times New Roman"/>
          <w:noProof/>
        </w:rPr>
        <w:t>(Byers et al., 2014; Chartier et al., 2011; Schiestl, 2015; Waelti et al., 2008)</w:t>
      </w:r>
      <w:r w:rsidRPr="00B945AF">
        <w:rPr>
          <w:rFonts w:ascii="Times New Roman" w:hAnsi="Times New Roman" w:cs="Times New Roman"/>
          <w:color w:val="000000" w:themeColor="text1"/>
        </w:rPr>
        <w:t xml:space="preserve">. </w:t>
      </w:r>
      <w:r>
        <w:rPr>
          <w:rFonts w:ascii="Times New Roman" w:hAnsi="Times New Roman" w:cs="Times New Roman"/>
        </w:rPr>
        <w:t xml:space="preserve">For example, work on the genus </w:t>
      </w:r>
      <w:proofErr w:type="spellStart"/>
      <w:r>
        <w:rPr>
          <w:rFonts w:ascii="Times New Roman" w:hAnsi="Times New Roman" w:cs="Times New Roman"/>
          <w:i/>
          <w:iCs/>
        </w:rPr>
        <w:t>Lithophragma</w:t>
      </w:r>
      <w:proofErr w:type="spellEnd"/>
      <w:r>
        <w:rPr>
          <w:rFonts w:ascii="Times New Roman" w:hAnsi="Times New Roman" w:cs="Times New Roman"/>
          <w:i/>
          <w:iCs/>
        </w:rPr>
        <w:t xml:space="preserve"> </w:t>
      </w:r>
      <w:r>
        <w:rPr>
          <w:rFonts w:ascii="Times New Roman" w:hAnsi="Times New Roman" w:cs="Times New Roman"/>
        </w:rPr>
        <w:t xml:space="preserve">and their pollinating floral parasites, </w:t>
      </w:r>
      <w:proofErr w:type="spellStart"/>
      <w:r>
        <w:rPr>
          <w:rFonts w:ascii="Times New Roman" w:hAnsi="Times New Roman" w:cs="Times New Roman"/>
          <w:i/>
          <w:iCs/>
        </w:rPr>
        <w:t>Greya</w:t>
      </w:r>
      <w:proofErr w:type="spellEnd"/>
      <w:r>
        <w:rPr>
          <w:rFonts w:ascii="Times New Roman" w:hAnsi="Times New Roman" w:cs="Times New Roman"/>
        </w:rPr>
        <w:t xml:space="preserve"> moths, has revealed remarkable floral scent variation among clades, species, and populations </w:t>
      </w:r>
      <w:r>
        <w:rPr>
          <w:rFonts w:ascii="Times New Roman" w:hAnsi="Times New Roman" w:cs="Times New Roman"/>
          <w:noProof/>
        </w:rPr>
        <w:t>(Friberg et al., 2019)</w:t>
      </w:r>
      <w:r>
        <w:rPr>
          <w:rFonts w:ascii="Times New Roman" w:hAnsi="Times New Roman" w:cs="Times New Roman"/>
        </w:rPr>
        <w:t xml:space="preserve">. In other </w:t>
      </w:r>
      <w:r>
        <w:rPr>
          <w:rFonts w:ascii="Times New Roman" w:hAnsi="Times New Roman" w:cs="Times New Roman"/>
        </w:rPr>
        <w:lastRenderedPageBreak/>
        <w:t xml:space="preserve">systems, floral volatiles reflect taxonomic boundaries between otherwise morphologically similar taxa, including sexually deceptive </w:t>
      </w:r>
      <w:proofErr w:type="spellStart"/>
      <w:r>
        <w:rPr>
          <w:rFonts w:ascii="Times New Roman" w:hAnsi="Times New Roman" w:cs="Times New Roman"/>
          <w:i/>
          <w:iCs/>
        </w:rPr>
        <w:t>Chiloglottis</w:t>
      </w:r>
      <w:proofErr w:type="spellEnd"/>
      <w:r>
        <w:rPr>
          <w:rFonts w:ascii="Times New Roman" w:hAnsi="Times New Roman" w:cs="Times New Roman"/>
          <w:i/>
          <w:iCs/>
        </w:rPr>
        <w:t xml:space="preserve"> </w:t>
      </w:r>
      <w:r w:rsidRPr="0015199E">
        <w:rPr>
          <w:rFonts w:ascii="Times New Roman" w:hAnsi="Times New Roman" w:cs="Times New Roman"/>
          <w:noProof/>
        </w:rPr>
        <w:t>(Ebert et al., 2009)</w:t>
      </w:r>
      <w:r w:rsidRPr="0015199E">
        <w:rPr>
          <w:rFonts w:ascii="Times New Roman" w:hAnsi="Times New Roman" w:cs="Times New Roman"/>
        </w:rPr>
        <w:t xml:space="preserve"> </w:t>
      </w:r>
      <w:r>
        <w:rPr>
          <w:rFonts w:ascii="Times New Roman" w:hAnsi="Times New Roman" w:cs="Times New Roman"/>
        </w:rPr>
        <w:t xml:space="preserve">and </w:t>
      </w:r>
      <w:proofErr w:type="spellStart"/>
      <w:r>
        <w:rPr>
          <w:rFonts w:ascii="Times New Roman" w:hAnsi="Times New Roman" w:cs="Times New Roman"/>
          <w:i/>
          <w:iCs/>
        </w:rPr>
        <w:t>Orphys</w:t>
      </w:r>
      <w:proofErr w:type="spellEnd"/>
      <w:r>
        <w:rPr>
          <w:rFonts w:ascii="Times New Roman" w:hAnsi="Times New Roman" w:cs="Times New Roman"/>
          <w:i/>
          <w:iCs/>
        </w:rPr>
        <w:t xml:space="preserve"> </w:t>
      </w:r>
      <w:r>
        <w:rPr>
          <w:rFonts w:ascii="Times New Roman" w:hAnsi="Times New Roman" w:cs="Times New Roman"/>
        </w:rPr>
        <w:t xml:space="preserve">orchids </w:t>
      </w:r>
      <w:r>
        <w:rPr>
          <w:rFonts w:ascii="Times New Roman" w:hAnsi="Times New Roman" w:cs="Times New Roman"/>
          <w:noProof/>
        </w:rPr>
        <w:t>(Mant et al., 2005)</w:t>
      </w:r>
      <w:r>
        <w:rPr>
          <w:rFonts w:ascii="Times New Roman" w:hAnsi="Times New Roman" w:cs="Times New Roman"/>
        </w:rPr>
        <w:t xml:space="preserve">. Differences in floral scent among taxa have been shown to reduce the potential for </w:t>
      </w:r>
      <w:r w:rsidR="00FB5A51">
        <w:rPr>
          <w:rFonts w:ascii="Times New Roman" w:hAnsi="Times New Roman" w:cs="Times New Roman"/>
        </w:rPr>
        <w:t>introgression</w:t>
      </w:r>
      <w:r>
        <w:rPr>
          <w:rFonts w:ascii="Times New Roman" w:hAnsi="Times New Roman" w:cs="Times New Roman"/>
        </w:rPr>
        <w:t xml:space="preserve"> and to be an effective means of reproductive isolation between two cross-compatible species, </w:t>
      </w:r>
      <w:r>
        <w:rPr>
          <w:rFonts w:ascii="Times New Roman" w:hAnsi="Times New Roman" w:cs="Times New Roman"/>
          <w:i/>
          <w:iCs/>
        </w:rPr>
        <w:t xml:space="preserve">Silene latifolia </w:t>
      </w:r>
      <w:r>
        <w:rPr>
          <w:rFonts w:ascii="Times New Roman" w:hAnsi="Times New Roman" w:cs="Times New Roman"/>
        </w:rPr>
        <w:t xml:space="preserve">and </w:t>
      </w:r>
      <w:r>
        <w:rPr>
          <w:rFonts w:ascii="Times New Roman" w:hAnsi="Times New Roman" w:cs="Times New Roman"/>
          <w:i/>
          <w:iCs/>
        </w:rPr>
        <w:t xml:space="preserve">S. dioica </w:t>
      </w:r>
      <w:r w:rsidRPr="00414746">
        <w:rPr>
          <w:rFonts w:ascii="Times New Roman" w:hAnsi="Times New Roman" w:cs="Times New Roman"/>
          <w:noProof/>
        </w:rPr>
        <w:t>(Waelti et al., 2008)</w:t>
      </w:r>
      <w:r>
        <w:rPr>
          <w:rFonts w:ascii="Times New Roman" w:hAnsi="Times New Roman" w:cs="Times New Roman"/>
        </w:rPr>
        <w:t xml:space="preserve">. </w:t>
      </w:r>
      <w:r w:rsidR="00FF3155">
        <w:rPr>
          <w:rFonts w:ascii="Times New Roman" w:hAnsi="Times New Roman" w:cs="Times New Roman"/>
        </w:rPr>
        <w:t>In other systems, hybrids ha</w:t>
      </w:r>
      <w:r w:rsidR="00843013">
        <w:rPr>
          <w:rFonts w:ascii="Times New Roman" w:hAnsi="Times New Roman" w:cs="Times New Roman"/>
        </w:rPr>
        <w:t>ve</w:t>
      </w:r>
      <w:r w:rsidR="00FF3155">
        <w:rPr>
          <w:rFonts w:ascii="Times New Roman" w:hAnsi="Times New Roman" w:cs="Times New Roman"/>
        </w:rPr>
        <w:t xml:space="preserve"> been shown to </w:t>
      </w:r>
      <w:r w:rsidR="001B6C6F">
        <w:rPr>
          <w:rFonts w:ascii="Times New Roman" w:hAnsi="Times New Roman" w:cs="Times New Roman"/>
        </w:rPr>
        <w:t>produce the same floral scents as</w:t>
      </w:r>
      <w:r w:rsidR="00FF3155">
        <w:rPr>
          <w:rFonts w:ascii="Times New Roman" w:hAnsi="Times New Roman" w:cs="Times New Roman"/>
        </w:rPr>
        <w:t xml:space="preserve"> parental taxa</w:t>
      </w:r>
      <w:r w:rsidR="00843013">
        <w:rPr>
          <w:rFonts w:ascii="Times New Roman" w:hAnsi="Times New Roman" w:cs="Times New Roman"/>
        </w:rPr>
        <w:t xml:space="preserve"> as well as </w:t>
      </w:r>
      <w:r w:rsidR="00FB5A51">
        <w:rPr>
          <w:rFonts w:ascii="Times New Roman" w:hAnsi="Times New Roman" w:cs="Times New Roman"/>
        </w:rPr>
        <w:t xml:space="preserve">transgressive </w:t>
      </w:r>
      <w:r w:rsidR="00843013">
        <w:rPr>
          <w:rFonts w:ascii="Times New Roman" w:hAnsi="Times New Roman" w:cs="Times New Roman"/>
        </w:rPr>
        <w:t xml:space="preserve">compounds </w:t>
      </w:r>
      <w:r w:rsidR="00FB5A51">
        <w:rPr>
          <w:rFonts w:ascii="Times New Roman" w:hAnsi="Times New Roman" w:cs="Times New Roman"/>
        </w:rPr>
        <w:t xml:space="preserve">(those </w:t>
      </w:r>
      <w:r w:rsidR="00843013">
        <w:rPr>
          <w:rFonts w:ascii="Times New Roman" w:hAnsi="Times New Roman" w:cs="Times New Roman"/>
        </w:rPr>
        <w:t xml:space="preserve">not </w:t>
      </w:r>
      <w:r w:rsidR="001B6C6F">
        <w:rPr>
          <w:rFonts w:ascii="Times New Roman" w:hAnsi="Times New Roman" w:cs="Times New Roman"/>
        </w:rPr>
        <w:t xml:space="preserve">produced by </w:t>
      </w:r>
      <w:commentRangeStart w:id="27"/>
      <w:r w:rsidR="00843013">
        <w:rPr>
          <w:rFonts w:ascii="Times New Roman" w:hAnsi="Times New Roman" w:cs="Times New Roman"/>
        </w:rPr>
        <w:t>either parent</w:t>
      </w:r>
      <w:r w:rsidR="00FB5A51">
        <w:rPr>
          <w:rFonts w:ascii="Times New Roman" w:hAnsi="Times New Roman" w:cs="Times New Roman"/>
        </w:rPr>
        <w:t>;</w:t>
      </w:r>
      <w:commentRangeEnd w:id="27"/>
      <w:r w:rsidR="00B654E2">
        <w:rPr>
          <w:rStyle w:val="CommentReference"/>
        </w:rPr>
        <w:commentReference w:id="27"/>
      </w:r>
      <w:r w:rsidR="00843013">
        <w:rPr>
          <w:rFonts w:ascii="Times New Roman" w:hAnsi="Times New Roman" w:cs="Times New Roman"/>
        </w:rPr>
        <w:t xml:space="preserve"> </w:t>
      </w:r>
      <w:del w:id="28" w:author="Robert" w:date="2021-12-21T20:05:00Z">
        <w:r w:rsidR="000D40A7" w:rsidDel="00F14EAB">
          <w:rPr>
            <w:rFonts w:ascii="Times New Roman" w:hAnsi="Times New Roman" w:cs="Times New Roman"/>
            <w:noProof/>
          </w:rPr>
          <w:delText>(</w:delText>
        </w:r>
      </w:del>
      <w:r w:rsidR="000D40A7">
        <w:rPr>
          <w:rFonts w:ascii="Times New Roman" w:hAnsi="Times New Roman" w:cs="Times New Roman"/>
          <w:noProof/>
        </w:rPr>
        <w:t>Chartier et al., 2016; Vereecken et al., 2010)</w:t>
      </w:r>
      <w:r w:rsidR="00A97911">
        <w:rPr>
          <w:rFonts w:ascii="Times New Roman" w:hAnsi="Times New Roman" w:cs="Times New Roman"/>
        </w:rPr>
        <w:t>, providing opportunities for hybrids to attract new pollinators</w:t>
      </w:r>
      <w:r w:rsidR="005B3AC4">
        <w:rPr>
          <w:rFonts w:ascii="Times New Roman" w:hAnsi="Times New Roman" w:cs="Times New Roman"/>
        </w:rPr>
        <w:t xml:space="preserve">, </w:t>
      </w:r>
      <w:r w:rsidR="00A97911">
        <w:rPr>
          <w:rFonts w:ascii="Times New Roman" w:hAnsi="Times New Roman" w:cs="Times New Roman"/>
        </w:rPr>
        <w:t>enter unoccupied pollinator niches, and</w:t>
      </w:r>
      <w:r w:rsidR="00B45EA7">
        <w:rPr>
          <w:rFonts w:ascii="Times New Roman" w:hAnsi="Times New Roman" w:cs="Times New Roman"/>
        </w:rPr>
        <w:t xml:space="preserve"> over time become</w:t>
      </w:r>
      <w:r w:rsidR="00A97911">
        <w:rPr>
          <w:rFonts w:ascii="Times New Roman" w:hAnsi="Times New Roman" w:cs="Times New Roman"/>
        </w:rPr>
        <w:t xml:space="preserve"> reproductive</w:t>
      </w:r>
      <w:r w:rsidR="00B45EA7">
        <w:rPr>
          <w:rFonts w:ascii="Times New Roman" w:hAnsi="Times New Roman" w:cs="Times New Roman"/>
        </w:rPr>
        <w:t>ly</w:t>
      </w:r>
      <w:r w:rsidR="00A97911">
        <w:rPr>
          <w:rFonts w:ascii="Times New Roman" w:hAnsi="Times New Roman" w:cs="Times New Roman"/>
        </w:rPr>
        <w:t xml:space="preserve"> isolat</w:t>
      </w:r>
      <w:r w:rsidR="00B45EA7">
        <w:rPr>
          <w:rFonts w:ascii="Times New Roman" w:hAnsi="Times New Roman" w:cs="Times New Roman"/>
        </w:rPr>
        <w:t>ed</w:t>
      </w:r>
      <w:r w:rsidR="00843013">
        <w:rPr>
          <w:rFonts w:ascii="Times New Roman" w:hAnsi="Times New Roman" w:cs="Times New Roman"/>
        </w:rPr>
        <w:t>.</w:t>
      </w:r>
      <w:r w:rsidR="001B6C6F">
        <w:rPr>
          <w:rFonts w:ascii="Times New Roman" w:hAnsi="Times New Roman" w:cs="Times New Roman"/>
        </w:rPr>
        <w:t xml:space="preserve"> </w:t>
      </w:r>
      <w:r>
        <w:rPr>
          <w:rFonts w:ascii="Times New Roman" w:hAnsi="Times New Roman" w:cs="Times New Roman"/>
          <w:color w:val="000000" w:themeColor="text1"/>
        </w:rPr>
        <w:t xml:space="preserve">While interspecific studies such as these provide </w:t>
      </w:r>
      <w:del w:id="29" w:author="Robert" w:date="2021-12-29T13:33:00Z">
        <w:r w:rsidDel="00201ADE">
          <w:rPr>
            <w:rFonts w:ascii="Times New Roman" w:hAnsi="Times New Roman" w:cs="Times New Roman"/>
            <w:color w:val="000000" w:themeColor="text1"/>
          </w:rPr>
          <w:delText xml:space="preserve">important </w:delText>
        </w:r>
      </w:del>
      <w:r>
        <w:rPr>
          <w:rFonts w:ascii="Times New Roman" w:hAnsi="Times New Roman" w:cs="Times New Roman"/>
          <w:color w:val="000000" w:themeColor="text1"/>
        </w:rPr>
        <w:t xml:space="preserve">insight into broad patterns of diversification, fewer studies provide robust assessments of variation at the intraspecific level, which are needed to fully understand the proximate drivers of diversification. </w:t>
      </w:r>
    </w:p>
    <w:p w14:paraId="1FFC5948" w14:textId="2AD1C1E8" w:rsidR="00F410F7" w:rsidRPr="00D045C3" w:rsidRDefault="00F410F7" w:rsidP="000271D1">
      <w:pPr>
        <w:spacing w:line="480" w:lineRule="auto"/>
        <w:ind w:firstLine="720"/>
        <w:rPr>
          <w:rFonts w:ascii="Times New Roman" w:hAnsi="Times New Roman" w:cs="Times New Roman"/>
        </w:rPr>
      </w:pPr>
      <w:r>
        <w:rPr>
          <w:rFonts w:ascii="Times New Roman" w:hAnsi="Times New Roman" w:cs="Times New Roman"/>
        </w:rPr>
        <w:t>Populations commonly experience different biotic and abiotic environments in space and time, giving rise to geographic mosaics of selection</w:t>
      </w:r>
      <w:r w:rsidR="001407EB">
        <w:rPr>
          <w:rFonts w:ascii="Times New Roman" w:hAnsi="Times New Roman" w:cs="Times New Roman"/>
        </w:rPr>
        <w:t xml:space="preserve"> that can produce intraspecific variation in traits</w:t>
      </w:r>
      <w:r w:rsidR="00126EA5">
        <w:rPr>
          <w:rFonts w:ascii="Times New Roman" w:hAnsi="Times New Roman" w:cs="Times New Roman"/>
        </w:rPr>
        <w:t xml:space="preserve"> </w:t>
      </w:r>
      <w:r>
        <w:rPr>
          <w:rFonts w:ascii="Times New Roman" w:hAnsi="Times New Roman" w:cs="Times New Roman"/>
          <w:noProof/>
        </w:rPr>
        <w:t>(Thompson, 2005, 1999)</w:t>
      </w:r>
      <w:r w:rsidR="00126EA5">
        <w:rPr>
          <w:rFonts w:ascii="Times New Roman" w:hAnsi="Times New Roman" w:cs="Times New Roman"/>
        </w:rPr>
        <w:t xml:space="preserve">. Geographic patterns </w:t>
      </w:r>
      <w:r w:rsidR="001407EB">
        <w:rPr>
          <w:rFonts w:ascii="Times New Roman" w:hAnsi="Times New Roman" w:cs="Times New Roman"/>
        </w:rPr>
        <w:t xml:space="preserve">in intraspecific variation may signal diversifying selection and reflect areas with conflicting selective pressures for specific traits. </w:t>
      </w:r>
      <w:r w:rsidRPr="008411A0">
        <w:rPr>
          <w:rFonts w:ascii="Times New Roman" w:hAnsi="Times New Roman" w:cs="Times New Roman"/>
        </w:rPr>
        <w:t>Recent studies have</w:t>
      </w:r>
      <w:r>
        <w:rPr>
          <w:rFonts w:ascii="Times New Roman" w:hAnsi="Times New Roman" w:cs="Times New Roman"/>
        </w:rPr>
        <w:t xml:space="preserve"> focused on intraspecific variation to better understand the drivers of diversity at larger scales and evidence for divergent/differential selection. To date, intraspecific variation in floral volatiles has been attributed to selection by different pollinators </w:t>
      </w:r>
      <w:r w:rsidR="00CD6C37">
        <w:rPr>
          <w:rFonts w:ascii="Times New Roman" w:hAnsi="Times New Roman" w:cs="Times New Roman"/>
          <w:noProof/>
        </w:rPr>
        <w:t>(Anderson et al., 2010; Chapurlat et al., 2018; Gross et al., 2016</w:t>
      </w:r>
      <w:r w:rsidR="007628DF">
        <w:rPr>
          <w:rFonts w:ascii="Times New Roman" w:hAnsi="Times New Roman" w:cs="Times New Roman"/>
          <w:noProof/>
        </w:rPr>
        <w:t>; Gfrerer et al. 2021</w:t>
      </w:r>
      <w:r w:rsidR="00CD6C37">
        <w:rPr>
          <w:rFonts w:ascii="Times New Roman" w:hAnsi="Times New Roman" w:cs="Times New Roman"/>
          <w:noProof/>
        </w:rPr>
        <w:t>)</w:t>
      </w:r>
      <w:r>
        <w:rPr>
          <w:rFonts w:ascii="Times New Roman" w:hAnsi="Times New Roman" w:cs="Times New Roman"/>
        </w:rPr>
        <w:t xml:space="preserve">, differences in pollinator preference </w:t>
      </w:r>
      <w:r>
        <w:rPr>
          <w:rFonts w:ascii="Times New Roman" w:hAnsi="Times New Roman" w:cs="Times New Roman"/>
          <w:noProof/>
        </w:rPr>
        <w:t>(Suinyuy et al., 2015)</w:t>
      </w:r>
      <w:r>
        <w:rPr>
          <w:rFonts w:ascii="Times New Roman" w:hAnsi="Times New Roman" w:cs="Times New Roman"/>
        </w:rPr>
        <w:t xml:space="preserve">, </w:t>
      </w:r>
      <w:r w:rsidR="00AF706F">
        <w:rPr>
          <w:rFonts w:ascii="Times New Roman" w:hAnsi="Times New Roman" w:cs="Times New Roman"/>
        </w:rPr>
        <w:t xml:space="preserve">adaptation to heterogeneous pollinator communities </w:t>
      </w:r>
      <w:r w:rsidR="00AF706F">
        <w:rPr>
          <w:rFonts w:ascii="Times New Roman" w:hAnsi="Times New Roman" w:cs="Times New Roman"/>
          <w:noProof/>
        </w:rPr>
        <w:t>(Szenteczki et al., 2021)</w:t>
      </w:r>
      <w:r w:rsidR="00AF706F">
        <w:rPr>
          <w:rFonts w:ascii="Times New Roman" w:hAnsi="Times New Roman" w:cs="Times New Roman"/>
        </w:rPr>
        <w:t xml:space="preserve">, </w:t>
      </w:r>
      <w:r>
        <w:rPr>
          <w:rFonts w:ascii="Times New Roman" w:hAnsi="Times New Roman" w:cs="Times New Roman"/>
        </w:rPr>
        <w:t xml:space="preserve">and </w:t>
      </w:r>
      <w:r w:rsidR="00C348DB">
        <w:rPr>
          <w:rFonts w:ascii="Times New Roman" w:hAnsi="Times New Roman" w:cs="Times New Roman"/>
        </w:rPr>
        <w:t xml:space="preserve">the impacts of larcenists or </w:t>
      </w:r>
      <w:r>
        <w:rPr>
          <w:rFonts w:ascii="Times New Roman" w:hAnsi="Times New Roman" w:cs="Times New Roman"/>
        </w:rPr>
        <w:t xml:space="preserve">herbivores </w:t>
      </w:r>
      <w:r>
        <w:rPr>
          <w:rFonts w:ascii="Times New Roman" w:hAnsi="Times New Roman" w:cs="Times New Roman"/>
          <w:noProof/>
        </w:rPr>
        <w:t>(Galen et al., 2011; Kessler et al., 2008; Theis, 2006)</w:t>
      </w:r>
      <w:r>
        <w:rPr>
          <w:rFonts w:ascii="Times New Roman" w:hAnsi="Times New Roman" w:cs="Times New Roman"/>
        </w:rPr>
        <w:t>,</w:t>
      </w:r>
      <w:r w:rsidRPr="0062060F">
        <w:rPr>
          <w:rFonts w:ascii="Times New Roman" w:hAnsi="Times New Roman" w:cs="Times New Roman"/>
        </w:rPr>
        <w:t xml:space="preserve"> </w:t>
      </w:r>
      <w:r>
        <w:rPr>
          <w:rFonts w:ascii="Times New Roman" w:hAnsi="Times New Roman" w:cs="Times New Roman"/>
        </w:rPr>
        <w:t xml:space="preserve">each with distinct and sometimes opposing impacts on plant fitness. </w:t>
      </w:r>
      <w:r>
        <w:rPr>
          <w:rFonts w:ascii="Times New Roman" w:hAnsi="Times New Roman" w:cs="Times New Roman"/>
        </w:rPr>
        <w:lastRenderedPageBreak/>
        <w:t xml:space="preserve">Despite these advances, our understanding of intraspecific variation in floral scent remains limited. </w:t>
      </w:r>
      <w:r w:rsidR="00CD6C37">
        <w:rPr>
          <w:rFonts w:ascii="Times New Roman" w:hAnsi="Times New Roman" w:cs="Times New Roman"/>
        </w:rPr>
        <w:t>To date, m</w:t>
      </w:r>
      <w:r>
        <w:rPr>
          <w:rFonts w:ascii="Times New Roman" w:hAnsi="Times New Roman" w:cs="Times New Roman"/>
        </w:rPr>
        <w:t>ost studies of floral scent include o</w:t>
      </w:r>
      <w:r w:rsidRPr="00D045C3">
        <w:rPr>
          <w:rFonts w:ascii="Times New Roman" w:hAnsi="Times New Roman" w:cs="Times New Roman"/>
        </w:rPr>
        <w:t xml:space="preserve">nly a few </w:t>
      </w:r>
      <w:r>
        <w:rPr>
          <w:rFonts w:ascii="Times New Roman" w:hAnsi="Times New Roman" w:cs="Times New Roman"/>
        </w:rPr>
        <w:t xml:space="preserve">(&lt; 10) </w:t>
      </w:r>
      <w:r w:rsidRPr="00D045C3">
        <w:rPr>
          <w:rFonts w:ascii="Times New Roman" w:hAnsi="Times New Roman" w:cs="Times New Roman"/>
        </w:rPr>
        <w:t>individuals per population</w:t>
      </w:r>
      <w:r>
        <w:rPr>
          <w:rFonts w:ascii="Times New Roman" w:hAnsi="Times New Roman" w:cs="Times New Roman"/>
        </w:rPr>
        <w:t xml:space="preserve"> and a small number of populations</w:t>
      </w:r>
      <w:ins w:id="30" w:author="Robert" w:date="2021-12-29T13:35:00Z">
        <w:r w:rsidR="00F72E2D">
          <w:rPr>
            <w:rFonts w:ascii="Times New Roman" w:hAnsi="Times New Roman" w:cs="Times New Roman"/>
          </w:rPr>
          <w:t>. Moreover,</w:t>
        </w:r>
      </w:ins>
      <w:r>
        <w:rPr>
          <w:rFonts w:ascii="Times New Roman" w:hAnsi="Times New Roman" w:cs="Times New Roman"/>
        </w:rPr>
        <w:t xml:space="preserve"> </w:t>
      </w:r>
      <w:del w:id="31" w:author="Robert" w:date="2021-12-29T13:35:00Z">
        <w:r w:rsidDel="00F72E2D">
          <w:rPr>
            <w:rFonts w:ascii="Times New Roman" w:hAnsi="Times New Roman" w:cs="Times New Roman"/>
          </w:rPr>
          <w:delText xml:space="preserve">and </w:delText>
        </w:r>
      </w:del>
      <w:r>
        <w:rPr>
          <w:rFonts w:ascii="Times New Roman" w:hAnsi="Times New Roman" w:cs="Times New Roman"/>
        </w:rPr>
        <w:t xml:space="preserve">few </w:t>
      </w:r>
      <w:r w:rsidR="00C276D2">
        <w:rPr>
          <w:rFonts w:ascii="Times New Roman" w:hAnsi="Times New Roman" w:cs="Times New Roman"/>
        </w:rPr>
        <w:t xml:space="preserve">of these </w:t>
      </w:r>
      <w:r>
        <w:rPr>
          <w:rFonts w:ascii="Times New Roman" w:hAnsi="Times New Roman" w:cs="Times New Roman"/>
        </w:rPr>
        <w:t>studies</w:t>
      </w:r>
      <w:r w:rsidR="00413A20">
        <w:rPr>
          <w:rFonts w:ascii="Times New Roman" w:hAnsi="Times New Roman" w:cs="Times New Roman"/>
        </w:rPr>
        <w:t xml:space="preserve"> investigate variation in space (</w:t>
      </w:r>
      <w:r>
        <w:rPr>
          <w:rFonts w:ascii="Times New Roman" w:hAnsi="Times New Roman" w:cs="Times New Roman"/>
        </w:rPr>
        <w:t>sample the complete geographic distribution of the taxa of interest</w:t>
      </w:r>
      <w:r w:rsidR="00413A20">
        <w:rPr>
          <w:rFonts w:ascii="Times New Roman" w:hAnsi="Times New Roman" w:cs="Times New Roman"/>
        </w:rPr>
        <w:t>) and time (</w:t>
      </w:r>
      <w:ins w:id="32" w:author="Robert" w:date="2021-12-29T13:35:00Z">
        <w:r w:rsidR="00F72E2D">
          <w:rPr>
            <w:rFonts w:ascii="Times New Roman" w:hAnsi="Times New Roman" w:cs="Times New Roman"/>
          </w:rPr>
          <w:t>sample</w:t>
        </w:r>
      </w:ins>
      <w:ins w:id="33" w:author="Krissa Skogen" w:date="2022-01-05T10:25:00Z">
        <w:r w:rsidR="00E65AAD">
          <w:rPr>
            <w:rFonts w:ascii="Times New Roman" w:hAnsi="Times New Roman" w:cs="Times New Roman"/>
          </w:rPr>
          <w:t>d</w:t>
        </w:r>
      </w:ins>
      <w:ins w:id="34" w:author="Robert" w:date="2021-12-29T13:35:00Z">
        <w:r w:rsidR="00F72E2D">
          <w:rPr>
            <w:rFonts w:ascii="Times New Roman" w:hAnsi="Times New Roman" w:cs="Times New Roman"/>
          </w:rPr>
          <w:t xml:space="preserve"> over </w:t>
        </w:r>
      </w:ins>
      <w:r w:rsidR="00413A20">
        <w:rPr>
          <w:rFonts w:ascii="Times New Roman" w:hAnsi="Times New Roman" w:cs="Times New Roman"/>
        </w:rPr>
        <w:t>multiple years)</w:t>
      </w:r>
      <w:r>
        <w:rPr>
          <w:rFonts w:ascii="Times New Roman" w:hAnsi="Times New Roman" w:cs="Times New Roman"/>
        </w:rPr>
        <w:t xml:space="preserve"> (</w:t>
      </w:r>
      <w:proofErr w:type="spellStart"/>
      <w:r>
        <w:rPr>
          <w:rFonts w:ascii="Times New Roman" w:hAnsi="Times New Roman" w:cs="Times New Roman"/>
        </w:rPr>
        <w:t>Delle-Vedove</w:t>
      </w:r>
      <w:proofErr w:type="spellEnd"/>
      <w:r>
        <w:rPr>
          <w:rFonts w:ascii="Times New Roman" w:hAnsi="Times New Roman" w:cs="Times New Roman"/>
        </w:rPr>
        <w:t xml:space="preserve"> et al., 2017). Comprehensive sampling within populations</w:t>
      </w:r>
      <w:r w:rsidR="00413A20">
        <w:rPr>
          <w:rFonts w:ascii="Times New Roman" w:hAnsi="Times New Roman" w:cs="Times New Roman"/>
        </w:rPr>
        <w:t xml:space="preserve"> </w:t>
      </w:r>
      <w:r w:rsidR="0098055B">
        <w:rPr>
          <w:rFonts w:ascii="Times New Roman" w:hAnsi="Times New Roman" w:cs="Times New Roman"/>
        </w:rPr>
        <w:t xml:space="preserve">and across </w:t>
      </w:r>
      <w:r w:rsidR="00413A20">
        <w:rPr>
          <w:rFonts w:ascii="Times New Roman" w:hAnsi="Times New Roman" w:cs="Times New Roman"/>
        </w:rPr>
        <w:t>space and time</w:t>
      </w:r>
      <w:r>
        <w:rPr>
          <w:rFonts w:ascii="Times New Roman" w:hAnsi="Times New Roman" w:cs="Times New Roman"/>
        </w:rPr>
        <w:t xml:space="preserve"> </w:t>
      </w:r>
      <w:r w:rsidR="00C276D2">
        <w:rPr>
          <w:rFonts w:ascii="Times New Roman" w:hAnsi="Times New Roman" w:cs="Times New Roman"/>
        </w:rPr>
        <w:t>allows for a fuller</w:t>
      </w:r>
      <w:r>
        <w:rPr>
          <w:rFonts w:ascii="Times New Roman" w:hAnsi="Times New Roman" w:cs="Times New Roman"/>
        </w:rPr>
        <w:t xml:space="preserve"> understanding of the nature of variation, which then can inform predictions of underlying processes and mechanisms. </w:t>
      </w:r>
    </w:p>
    <w:p w14:paraId="2EF9DC60" w14:textId="2A978746" w:rsidR="00F410F7" w:rsidRPr="00A261E1" w:rsidRDefault="00F410F7" w:rsidP="000271D1">
      <w:pPr>
        <w:spacing w:line="480" w:lineRule="auto"/>
        <w:ind w:firstLine="720"/>
        <w:rPr>
          <w:rFonts w:ascii="Times New Roman" w:hAnsi="Times New Roman" w:cs="Times New Roman"/>
        </w:rPr>
      </w:pPr>
      <w:r>
        <w:rPr>
          <w:rFonts w:ascii="Times New Roman" w:hAnsi="Times New Roman" w:cs="Times New Roman"/>
        </w:rPr>
        <w:t>Here, w</w:t>
      </w:r>
      <w:r w:rsidRPr="00D045C3">
        <w:rPr>
          <w:rFonts w:ascii="Times New Roman" w:hAnsi="Times New Roman" w:cs="Times New Roman"/>
        </w:rPr>
        <w:t>e focus on a species with a limited global distribution</w:t>
      </w:r>
      <w:r>
        <w:rPr>
          <w:rFonts w:ascii="Times New Roman" w:hAnsi="Times New Roman" w:cs="Times New Roman"/>
        </w:rPr>
        <w:t>, the flowers of which are visited by nocturnal moths that rely on scent to locate floral resources.</w:t>
      </w:r>
      <w:r w:rsidRPr="00D045C3">
        <w:rPr>
          <w:rFonts w:ascii="Times New Roman" w:hAnsi="Times New Roman" w:cs="Times New Roman"/>
        </w:rPr>
        <w:t xml:space="preserve"> </w:t>
      </w:r>
      <w:r>
        <w:rPr>
          <w:rFonts w:ascii="Times New Roman" w:hAnsi="Times New Roman" w:cs="Times New Roman"/>
          <w:i/>
          <w:iCs/>
        </w:rPr>
        <w:t xml:space="preserve">Oenothera </w:t>
      </w:r>
      <w:proofErr w:type="spellStart"/>
      <w:r>
        <w:rPr>
          <w:rFonts w:ascii="Times New Roman" w:hAnsi="Times New Roman" w:cs="Times New Roman"/>
          <w:i/>
          <w:iCs/>
        </w:rPr>
        <w:t>harringtonii</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Onagraceae</w:t>
      </w:r>
      <w:proofErr w:type="spellEnd"/>
      <w:r>
        <w:rPr>
          <w:rFonts w:ascii="Times New Roman" w:hAnsi="Times New Roman" w:cs="Times New Roman"/>
        </w:rPr>
        <w:t xml:space="preserve">) </w:t>
      </w:r>
      <w:r w:rsidR="00C34766">
        <w:rPr>
          <w:rFonts w:ascii="Times New Roman" w:hAnsi="Times New Roman" w:cs="Times New Roman"/>
        </w:rPr>
        <w:t xml:space="preserve">W.L. Wagner, </w:t>
      </w:r>
      <w:proofErr w:type="spellStart"/>
      <w:r w:rsidR="00C34766">
        <w:rPr>
          <w:rFonts w:ascii="Times New Roman" w:hAnsi="Times New Roman" w:cs="Times New Roman"/>
        </w:rPr>
        <w:t>Stockh</w:t>
      </w:r>
      <w:proofErr w:type="spellEnd"/>
      <w:r w:rsidR="00C34766">
        <w:rPr>
          <w:rFonts w:ascii="Times New Roman" w:hAnsi="Times New Roman" w:cs="Times New Roman"/>
        </w:rPr>
        <w:t xml:space="preserve">. &amp; W.M. Klein </w:t>
      </w:r>
      <w:r>
        <w:rPr>
          <w:rFonts w:ascii="Times New Roman" w:hAnsi="Times New Roman" w:cs="Times New Roman"/>
        </w:rPr>
        <w:t>is a self</w:t>
      </w:r>
      <w:r w:rsidR="00C348DB">
        <w:rPr>
          <w:rFonts w:ascii="Times New Roman" w:hAnsi="Times New Roman" w:cs="Times New Roman"/>
        </w:rPr>
        <w:t>-</w:t>
      </w:r>
      <w:r>
        <w:rPr>
          <w:rFonts w:ascii="Times New Roman" w:hAnsi="Times New Roman" w:cs="Times New Roman"/>
        </w:rPr>
        <w:t>incompatible annual that is endemic to the arid shortgrass prairies of south and central Colorado and adjacent New Mexico</w:t>
      </w:r>
      <w:r w:rsidR="00C276D2">
        <w:rPr>
          <w:rFonts w:ascii="Times New Roman" w:hAnsi="Times New Roman" w:cs="Times New Roman"/>
        </w:rPr>
        <w:t>, USA</w:t>
      </w:r>
      <w:r>
        <w:rPr>
          <w:rFonts w:ascii="Times New Roman" w:hAnsi="Times New Roman" w:cs="Times New Roman"/>
        </w:rPr>
        <w:t xml:space="preserve"> (</w:t>
      </w:r>
      <w:r w:rsidRPr="00102C54">
        <w:rPr>
          <w:rFonts w:ascii="Times New Roman" w:hAnsi="Times New Roman" w:cs="Times New Roman"/>
          <w:color w:val="000000"/>
        </w:rPr>
        <w:t>Fig.</w:t>
      </w:r>
      <w:r>
        <w:rPr>
          <w:rFonts w:ascii="Times New Roman" w:hAnsi="Times New Roman" w:cs="Times New Roman"/>
        </w:rPr>
        <w:t xml:space="preserve"> 1</w:t>
      </w:r>
      <w:ins w:id="35" w:author="Krissa Skogen" w:date="2022-01-05T10:36:00Z">
        <w:r w:rsidR="00925676">
          <w:rPr>
            <w:rFonts w:ascii="Times New Roman" w:hAnsi="Times New Roman" w:cs="Times New Roman"/>
          </w:rPr>
          <w:t>; Skogen et al. 2016</w:t>
        </w:r>
      </w:ins>
      <w:r>
        <w:rPr>
          <w:rFonts w:ascii="Times New Roman" w:hAnsi="Times New Roman" w:cs="Times New Roman"/>
        </w:rPr>
        <w:t xml:space="preserve">). </w:t>
      </w:r>
      <w:ins w:id="36" w:author="Robert" w:date="2021-12-29T13:41:00Z">
        <w:r w:rsidR="00022951">
          <w:rPr>
            <w:rFonts w:ascii="Times New Roman" w:hAnsi="Times New Roman" w:cs="Times New Roman"/>
          </w:rPr>
          <w:t>Thus,</w:t>
        </w:r>
      </w:ins>
      <w:ins w:id="37" w:author="Krissa Skogen" w:date="2022-01-05T10:35:00Z">
        <w:r w:rsidR="00BB1E6C">
          <w:rPr>
            <w:rFonts w:ascii="Times New Roman" w:hAnsi="Times New Roman" w:cs="Times New Roman"/>
          </w:rPr>
          <w:t xml:space="preserve"> biotic </w:t>
        </w:r>
      </w:ins>
      <w:ins w:id="38" w:author="Robert" w:date="2021-12-29T13:41:00Z">
        <w:del w:id="39" w:author="Krissa Skogen" w:date="2022-01-05T10:35:00Z">
          <w:r w:rsidR="00022951" w:rsidDel="00BB1E6C">
            <w:rPr>
              <w:rFonts w:ascii="Times New Roman" w:hAnsi="Times New Roman" w:cs="Times New Roman"/>
            </w:rPr>
            <w:delText xml:space="preserve"> </w:delText>
          </w:r>
        </w:del>
        <w:r w:rsidR="00022951">
          <w:rPr>
            <w:rFonts w:ascii="Times New Roman" w:hAnsi="Times New Roman" w:cs="Times New Roman"/>
          </w:rPr>
          <w:t>pollination is crucial to its reproductive success, in a fragmented habitat that is vulnerable to urban sprawl and agricultural land conversion (</w:t>
        </w:r>
      </w:ins>
      <w:ins w:id="40" w:author="Robert" w:date="2021-12-29T13:42:00Z">
        <w:r w:rsidR="00022951">
          <w:rPr>
            <w:rFonts w:ascii="Times New Roman" w:hAnsi="Times New Roman" w:cs="Times New Roman"/>
          </w:rPr>
          <w:t xml:space="preserve">Skogen et al. 2016). </w:t>
        </w:r>
        <w:commentRangeStart w:id="41"/>
        <w:commentRangeStart w:id="42"/>
        <w:r w:rsidR="00022951">
          <w:rPr>
            <w:rFonts w:ascii="Times New Roman" w:hAnsi="Times New Roman" w:cs="Times New Roman"/>
          </w:rPr>
          <w:t xml:space="preserve">The primary pollinator </w:t>
        </w:r>
      </w:ins>
      <w:ins w:id="43" w:author="Robert" w:date="2021-12-29T13:43:00Z">
        <w:r w:rsidR="00022951">
          <w:rPr>
            <w:rFonts w:ascii="Times New Roman" w:hAnsi="Times New Roman" w:cs="Times New Roman"/>
          </w:rPr>
          <w:t xml:space="preserve">of </w:t>
        </w:r>
        <w:r w:rsidR="00022951" w:rsidRPr="00022951">
          <w:rPr>
            <w:rFonts w:ascii="Times New Roman" w:hAnsi="Times New Roman" w:cs="Times New Roman"/>
            <w:i/>
            <w:iCs/>
            <w:rPrChange w:id="44" w:author="Robert" w:date="2021-12-29T13:43:00Z">
              <w:rPr>
                <w:rFonts w:ascii="Times New Roman" w:hAnsi="Times New Roman" w:cs="Times New Roman"/>
              </w:rPr>
            </w:rPrChange>
          </w:rPr>
          <w:t xml:space="preserve">O. </w:t>
        </w:r>
        <w:proofErr w:type="spellStart"/>
        <w:r w:rsidR="00022951" w:rsidRPr="00022951">
          <w:rPr>
            <w:rFonts w:ascii="Times New Roman" w:hAnsi="Times New Roman" w:cs="Times New Roman"/>
            <w:i/>
            <w:iCs/>
            <w:rPrChange w:id="45" w:author="Robert" w:date="2021-12-29T13:43:00Z">
              <w:rPr>
                <w:rFonts w:ascii="Times New Roman" w:hAnsi="Times New Roman" w:cs="Times New Roman"/>
              </w:rPr>
            </w:rPrChange>
          </w:rPr>
          <w:t>harringtonii</w:t>
        </w:r>
        <w:proofErr w:type="spellEnd"/>
        <w:r w:rsidR="00022951">
          <w:rPr>
            <w:rFonts w:ascii="Times New Roman" w:hAnsi="Times New Roman" w:cs="Times New Roman"/>
          </w:rPr>
          <w:t xml:space="preserve"> across its natural range </w:t>
        </w:r>
      </w:ins>
      <w:ins w:id="46" w:author="Robert" w:date="2021-12-29T13:42:00Z">
        <w:r w:rsidR="00022951">
          <w:rPr>
            <w:rFonts w:ascii="Times New Roman" w:hAnsi="Times New Roman" w:cs="Times New Roman"/>
          </w:rPr>
          <w:t xml:space="preserve">is the </w:t>
        </w:r>
      </w:ins>
      <w:del w:id="47" w:author="Robert" w:date="2021-12-29T13:43:00Z">
        <w:r w:rsidR="008D1B21" w:rsidDel="00022951">
          <w:rPr>
            <w:rFonts w:ascii="Times New Roman" w:hAnsi="Times New Roman" w:cs="Times New Roman"/>
          </w:rPr>
          <w:delText xml:space="preserve">The </w:delText>
        </w:r>
      </w:del>
      <w:r w:rsidR="008D1B21">
        <w:rPr>
          <w:rFonts w:ascii="Times New Roman" w:hAnsi="Times New Roman" w:cs="Times New Roman"/>
        </w:rPr>
        <w:t xml:space="preserve">white lined sphinx moth, </w:t>
      </w:r>
      <w:r>
        <w:rPr>
          <w:rFonts w:ascii="Times New Roman" w:hAnsi="Times New Roman" w:cs="Times New Roman"/>
          <w:i/>
          <w:iCs/>
        </w:rPr>
        <w:t xml:space="preserve">Hyles </w:t>
      </w:r>
      <w:proofErr w:type="spellStart"/>
      <w:r>
        <w:rPr>
          <w:rFonts w:ascii="Times New Roman" w:hAnsi="Times New Roman" w:cs="Times New Roman"/>
          <w:i/>
          <w:iCs/>
        </w:rPr>
        <w:t>lineata</w:t>
      </w:r>
      <w:proofErr w:type="spellEnd"/>
      <w:r>
        <w:rPr>
          <w:rFonts w:ascii="Times New Roman" w:hAnsi="Times New Roman" w:cs="Times New Roman"/>
          <w:i/>
          <w:iCs/>
        </w:rPr>
        <w:t xml:space="preserve"> </w:t>
      </w:r>
      <w:r w:rsidR="008D1B21">
        <w:rPr>
          <w:rFonts w:ascii="Times New Roman" w:hAnsi="Times New Roman" w:cs="Times New Roman"/>
        </w:rPr>
        <w:t>(</w:t>
      </w:r>
      <w:proofErr w:type="spellStart"/>
      <w:r w:rsidR="008D1B21">
        <w:rPr>
          <w:rFonts w:ascii="Times New Roman" w:hAnsi="Times New Roman" w:cs="Times New Roman"/>
        </w:rPr>
        <w:t>Sphingidae</w:t>
      </w:r>
      <w:proofErr w:type="spellEnd"/>
      <w:r w:rsidR="008D1B21">
        <w:rPr>
          <w:rFonts w:ascii="Times New Roman" w:hAnsi="Times New Roman" w:cs="Times New Roman"/>
        </w:rPr>
        <w:t xml:space="preserve">) </w:t>
      </w:r>
      <w:del w:id="48" w:author="Robert" w:date="2021-12-29T13:44:00Z">
        <w:r w:rsidR="008D1B21" w:rsidDel="00022951">
          <w:rPr>
            <w:rFonts w:ascii="Times New Roman" w:hAnsi="Times New Roman" w:cs="Times New Roman"/>
          </w:rPr>
          <w:delText>i</w:delText>
        </w:r>
        <w:r w:rsidDel="00022951">
          <w:rPr>
            <w:rFonts w:ascii="Times New Roman" w:hAnsi="Times New Roman" w:cs="Times New Roman"/>
          </w:rPr>
          <w:delText xml:space="preserve">s the primary pollinator of this species </w:delText>
        </w:r>
      </w:del>
      <w:r w:rsidRPr="00F11B37">
        <w:rPr>
          <w:rFonts w:ascii="Times New Roman" w:hAnsi="Times New Roman" w:cs="Times New Roman"/>
          <w:noProof/>
        </w:rPr>
        <w:t>(Skogen et al., 2016)</w:t>
      </w:r>
      <w:r>
        <w:rPr>
          <w:rFonts w:ascii="Times New Roman" w:hAnsi="Times New Roman" w:cs="Times New Roman"/>
        </w:rPr>
        <w:t xml:space="preserve">, </w:t>
      </w:r>
      <w:ins w:id="49" w:author="Robert" w:date="2021-12-29T13:44:00Z">
        <w:r w:rsidR="00022951">
          <w:rPr>
            <w:rFonts w:ascii="Times New Roman" w:hAnsi="Times New Roman" w:cs="Times New Roman"/>
          </w:rPr>
          <w:t xml:space="preserve">an insect that </w:t>
        </w:r>
      </w:ins>
      <w:r w:rsidR="008D1B21">
        <w:rPr>
          <w:rFonts w:ascii="Times New Roman" w:hAnsi="Times New Roman" w:cs="Times New Roman"/>
        </w:rPr>
        <w:t xml:space="preserve">is </w:t>
      </w:r>
      <w:proofErr w:type="spellStart"/>
      <w:ins w:id="50" w:author="Robert" w:date="2021-12-21T20:14:00Z">
        <w:r w:rsidR="00312EFB">
          <w:rPr>
            <w:rFonts w:ascii="Times New Roman" w:hAnsi="Times New Roman" w:cs="Times New Roman"/>
          </w:rPr>
          <w:t>antennally</w:t>
        </w:r>
        <w:proofErr w:type="spellEnd"/>
        <w:r w:rsidR="00312EFB">
          <w:rPr>
            <w:rFonts w:ascii="Times New Roman" w:hAnsi="Times New Roman" w:cs="Times New Roman"/>
          </w:rPr>
          <w:t xml:space="preserve"> </w:t>
        </w:r>
      </w:ins>
      <w:r w:rsidR="008D1B21">
        <w:rPr>
          <w:rFonts w:ascii="Times New Roman" w:hAnsi="Times New Roman" w:cs="Times New Roman"/>
        </w:rPr>
        <w:t>sensitive to</w:t>
      </w:r>
      <w:ins w:id="51" w:author="Robert" w:date="2021-12-29T12:25:00Z">
        <w:r w:rsidR="009D5F37">
          <w:rPr>
            <w:rFonts w:ascii="Times New Roman" w:hAnsi="Times New Roman" w:cs="Times New Roman"/>
          </w:rPr>
          <w:t xml:space="preserve"> a diverse range of </w:t>
        </w:r>
      </w:ins>
      <w:del w:id="52" w:author="Robert" w:date="2021-12-29T12:25:00Z">
        <w:r w:rsidR="008D1B21" w:rsidDel="009D5F37">
          <w:rPr>
            <w:rFonts w:ascii="Times New Roman" w:hAnsi="Times New Roman" w:cs="Times New Roman"/>
          </w:rPr>
          <w:delText xml:space="preserve"> </w:delText>
        </w:r>
      </w:del>
      <w:ins w:id="53" w:author="Robert" w:date="2021-12-21T20:14:00Z">
        <w:r w:rsidR="00312EFB">
          <w:rPr>
            <w:rFonts w:ascii="Times New Roman" w:hAnsi="Times New Roman" w:cs="Times New Roman"/>
          </w:rPr>
          <w:t xml:space="preserve"> </w:t>
        </w:r>
      </w:ins>
      <w:ins w:id="54" w:author="Robert" w:date="2021-12-29T12:25:00Z">
        <w:r w:rsidR="009D5F37">
          <w:rPr>
            <w:rFonts w:ascii="Times New Roman" w:hAnsi="Times New Roman" w:cs="Times New Roman"/>
          </w:rPr>
          <w:t>floral volatiles</w:t>
        </w:r>
      </w:ins>
      <w:ins w:id="55" w:author="Robert" w:date="2021-12-21T20:14:00Z">
        <w:r w:rsidR="00312EFB">
          <w:rPr>
            <w:rFonts w:ascii="Times New Roman" w:hAnsi="Times New Roman" w:cs="Times New Roman"/>
          </w:rPr>
          <w:t xml:space="preserve"> (</w:t>
        </w:r>
        <w:proofErr w:type="spellStart"/>
        <w:r w:rsidR="00312EFB">
          <w:rPr>
            <w:rFonts w:ascii="Times New Roman" w:hAnsi="Times New Roman" w:cs="Times New Roman"/>
          </w:rPr>
          <w:t>Raguso</w:t>
        </w:r>
        <w:proofErr w:type="spellEnd"/>
        <w:r w:rsidR="00312EFB">
          <w:rPr>
            <w:rFonts w:ascii="Times New Roman" w:hAnsi="Times New Roman" w:cs="Times New Roman"/>
          </w:rPr>
          <w:t xml:space="preserve"> et al. 1996)</w:t>
        </w:r>
      </w:ins>
      <w:ins w:id="56" w:author="Robert" w:date="2021-12-29T12:25:00Z">
        <w:r w:rsidR="009D5F37">
          <w:rPr>
            <w:rFonts w:ascii="Times New Roman" w:hAnsi="Times New Roman" w:cs="Times New Roman"/>
          </w:rPr>
          <w:t xml:space="preserve">, </w:t>
        </w:r>
      </w:ins>
      <w:del w:id="57" w:author="Robert" w:date="2021-12-29T12:25:00Z">
        <w:r w:rsidR="008D1B21" w:rsidDel="009D5F37">
          <w:rPr>
            <w:rFonts w:ascii="Times New Roman" w:hAnsi="Times New Roman" w:cs="Times New Roman"/>
          </w:rPr>
          <w:delText xml:space="preserve">and </w:delText>
        </w:r>
      </w:del>
      <w:r w:rsidR="008D1B21">
        <w:rPr>
          <w:rFonts w:ascii="Times New Roman" w:hAnsi="Times New Roman" w:cs="Times New Roman"/>
        </w:rPr>
        <w:t xml:space="preserve">uses </w:t>
      </w:r>
      <w:del w:id="58" w:author="Robert" w:date="2021-12-21T20:14:00Z">
        <w:r w:rsidDel="00312EFB">
          <w:rPr>
            <w:rFonts w:ascii="Times New Roman" w:hAnsi="Times New Roman" w:cs="Times New Roman"/>
          </w:rPr>
          <w:delText>floral scent</w:delText>
        </w:r>
      </w:del>
      <w:ins w:id="59" w:author="Robert" w:date="2021-12-21T20:14:00Z">
        <w:r w:rsidR="00312EFB">
          <w:rPr>
            <w:rFonts w:ascii="Times New Roman" w:hAnsi="Times New Roman" w:cs="Times New Roman"/>
          </w:rPr>
          <w:t xml:space="preserve"> scent</w:t>
        </w:r>
      </w:ins>
      <w:r>
        <w:rPr>
          <w:rFonts w:ascii="Times New Roman" w:hAnsi="Times New Roman" w:cs="Times New Roman"/>
        </w:rPr>
        <w:t xml:space="preserve"> to locate flowers </w:t>
      </w:r>
      <w:r w:rsidR="004A2788">
        <w:rPr>
          <w:rFonts w:ascii="Times New Roman" w:hAnsi="Times New Roman" w:cs="Times New Roman"/>
          <w:noProof/>
        </w:rPr>
        <w:t>(Bischoff et al., 2015</w:t>
      </w:r>
      <w:del w:id="60" w:author="Robert" w:date="2021-12-21T20:14:00Z">
        <w:r w:rsidR="004A2788" w:rsidDel="00312EFB">
          <w:rPr>
            <w:rFonts w:ascii="Times New Roman" w:hAnsi="Times New Roman" w:cs="Times New Roman"/>
            <w:noProof/>
          </w:rPr>
          <w:delText>; Raguso et al., 1996</w:delText>
        </w:r>
      </w:del>
      <w:r w:rsidR="004A2788">
        <w:rPr>
          <w:rFonts w:ascii="Times New Roman" w:hAnsi="Times New Roman" w:cs="Times New Roman"/>
          <w:noProof/>
        </w:rPr>
        <w:t>)</w:t>
      </w:r>
      <w:del w:id="61" w:author="Robert" w:date="2021-12-21T20:15:00Z">
        <w:r w:rsidDel="00312EFB">
          <w:rPr>
            <w:rFonts w:ascii="Times New Roman" w:hAnsi="Times New Roman" w:cs="Times New Roman"/>
          </w:rPr>
          <w:delText>,</w:delText>
        </w:r>
      </w:del>
      <w:r>
        <w:rPr>
          <w:rFonts w:ascii="Times New Roman" w:hAnsi="Times New Roman" w:cs="Times New Roman"/>
        </w:rPr>
        <w:t xml:space="preserve"> and is also an herbivore</w:t>
      </w:r>
      <w:ins w:id="62" w:author="Robert" w:date="2021-12-21T20:15:00Z">
        <w:r w:rsidR="00312EFB">
          <w:rPr>
            <w:rFonts w:ascii="Times New Roman" w:hAnsi="Times New Roman" w:cs="Times New Roman"/>
          </w:rPr>
          <w:t xml:space="preserve"> whose</w:t>
        </w:r>
      </w:ins>
      <w:del w:id="63" w:author="Robert" w:date="2021-12-21T20:15:00Z">
        <w:r w:rsidDel="00312EFB">
          <w:rPr>
            <w:rFonts w:ascii="Times New Roman" w:hAnsi="Times New Roman" w:cs="Times New Roman"/>
          </w:rPr>
          <w:delText xml:space="preserve"> </w:delText>
        </w:r>
      </w:del>
      <w:ins w:id="64" w:author="Robert" w:date="2021-12-29T12:25:00Z">
        <w:r w:rsidR="009D5F37">
          <w:rPr>
            <w:rFonts w:ascii="Times New Roman" w:hAnsi="Times New Roman" w:cs="Times New Roman"/>
          </w:rPr>
          <w:t xml:space="preserve"> </w:t>
        </w:r>
      </w:ins>
      <w:del w:id="65" w:author="Robert" w:date="2021-12-21T20:15:00Z">
        <w:r w:rsidDel="00312EFB">
          <w:rPr>
            <w:rFonts w:ascii="Times New Roman" w:hAnsi="Times New Roman" w:cs="Times New Roman"/>
          </w:rPr>
          <w:delText xml:space="preserve">as </w:delText>
        </w:r>
      </w:del>
      <w:r>
        <w:rPr>
          <w:rFonts w:ascii="Times New Roman" w:hAnsi="Times New Roman" w:cs="Times New Roman"/>
        </w:rPr>
        <w:t xml:space="preserve">larvae consume </w:t>
      </w:r>
      <w:ins w:id="66" w:author="Robert" w:date="2021-12-29T13:44:00Z">
        <w:r w:rsidR="00022951">
          <w:rPr>
            <w:rFonts w:ascii="Times New Roman" w:hAnsi="Times New Roman" w:cs="Times New Roman"/>
          </w:rPr>
          <w:t xml:space="preserve">the </w:t>
        </w:r>
      </w:ins>
      <w:r>
        <w:rPr>
          <w:rFonts w:ascii="Times New Roman" w:hAnsi="Times New Roman" w:cs="Times New Roman"/>
        </w:rPr>
        <w:t>flower buds and leaves</w:t>
      </w:r>
      <w:ins w:id="67" w:author="Robert" w:date="2021-12-29T13:44:00Z">
        <w:r w:rsidR="00022951">
          <w:rPr>
            <w:rFonts w:ascii="Times New Roman" w:hAnsi="Times New Roman" w:cs="Times New Roman"/>
          </w:rPr>
          <w:t xml:space="preserve"> of </w:t>
        </w:r>
        <w:r w:rsidR="00022951" w:rsidRPr="00022951">
          <w:rPr>
            <w:rFonts w:ascii="Times New Roman" w:hAnsi="Times New Roman" w:cs="Times New Roman"/>
            <w:i/>
            <w:iCs/>
            <w:rPrChange w:id="68" w:author="Robert" w:date="2021-12-29T13:44:00Z">
              <w:rPr>
                <w:rFonts w:ascii="Times New Roman" w:hAnsi="Times New Roman" w:cs="Times New Roman"/>
              </w:rPr>
            </w:rPrChange>
          </w:rPr>
          <w:t xml:space="preserve">O. </w:t>
        </w:r>
        <w:proofErr w:type="spellStart"/>
        <w:r w:rsidR="00022951" w:rsidRPr="00022951">
          <w:rPr>
            <w:rFonts w:ascii="Times New Roman" w:hAnsi="Times New Roman" w:cs="Times New Roman"/>
            <w:i/>
            <w:iCs/>
            <w:rPrChange w:id="69" w:author="Robert" w:date="2021-12-29T13:44:00Z">
              <w:rPr>
                <w:rFonts w:ascii="Times New Roman" w:hAnsi="Times New Roman" w:cs="Times New Roman"/>
              </w:rPr>
            </w:rPrChange>
          </w:rPr>
          <w:t>harringtonii</w:t>
        </w:r>
        <w:proofErr w:type="spellEnd"/>
        <w:r w:rsidR="00022951">
          <w:rPr>
            <w:rFonts w:ascii="Times New Roman" w:hAnsi="Times New Roman" w:cs="Times New Roman"/>
          </w:rPr>
          <w:t xml:space="preserve"> (Balbuena et al. </w:t>
        </w:r>
        <w:del w:id="70" w:author="Krissa Skogen" w:date="2022-01-05T10:26:00Z">
          <w:r w:rsidR="00022951" w:rsidDel="00BB1E6C">
            <w:rPr>
              <w:rFonts w:ascii="Times New Roman" w:hAnsi="Times New Roman" w:cs="Times New Roman"/>
            </w:rPr>
            <w:delText>IN REVISION</w:delText>
          </w:r>
        </w:del>
      </w:ins>
      <w:ins w:id="71" w:author="Krissa Skogen" w:date="2022-01-05T10:26:00Z">
        <w:r w:rsidR="00BB1E6C">
          <w:rPr>
            <w:rFonts w:ascii="Times New Roman" w:hAnsi="Times New Roman" w:cs="Times New Roman"/>
          </w:rPr>
          <w:t>in press</w:t>
        </w:r>
      </w:ins>
      <w:ins w:id="72" w:author="Robert" w:date="2021-12-29T13:44:00Z">
        <w:r w:rsidR="00022951">
          <w:rPr>
            <w:rFonts w:ascii="Times New Roman" w:hAnsi="Times New Roman" w:cs="Times New Roman"/>
          </w:rPr>
          <w:t>)</w:t>
        </w:r>
      </w:ins>
      <w:r>
        <w:rPr>
          <w:rFonts w:ascii="Times New Roman" w:hAnsi="Times New Roman" w:cs="Times New Roman"/>
        </w:rPr>
        <w:t xml:space="preserve">. </w:t>
      </w:r>
      <w:commentRangeEnd w:id="41"/>
      <w:r w:rsidR="002C074B">
        <w:rPr>
          <w:rStyle w:val="CommentReference"/>
        </w:rPr>
        <w:commentReference w:id="41"/>
      </w:r>
      <w:commentRangeEnd w:id="42"/>
      <w:r w:rsidR="00925676">
        <w:rPr>
          <w:rStyle w:val="CommentReference"/>
        </w:rPr>
        <w:commentReference w:id="42"/>
      </w:r>
      <w:commentRangeStart w:id="73"/>
      <w:commentRangeStart w:id="74"/>
      <w:r>
        <w:rPr>
          <w:rFonts w:ascii="Times New Roman" w:hAnsi="Times New Roman" w:cs="Times New Roman"/>
        </w:rPr>
        <w:t>Developing seeds are consumed by the larvae of</w:t>
      </w:r>
      <w:r w:rsidR="00C276D2">
        <w:rPr>
          <w:rFonts w:ascii="Times New Roman" w:hAnsi="Times New Roman" w:cs="Times New Roman"/>
        </w:rPr>
        <w:t xml:space="preserve"> another</w:t>
      </w:r>
      <w:ins w:id="75" w:author="Robert" w:date="2021-12-29T12:25:00Z">
        <w:r w:rsidR="009D5F37">
          <w:rPr>
            <w:rFonts w:ascii="Times New Roman" w:hAnsi="Times New Roman" w:cs="Times New Roman"/>
          </w:rPr>
          <w:t>, more specialized</w:t>
        </w:r>
      </w:ins>
      <w:r w:rsidR="00C276D2">
        <w:rPr>
          <w:rFonts w:ascii="Times New Roman" w:hAnsi="Times New Roman" w:cs="Times New Roman"/>
        </w:rPr>
        <w:t xml:space="preserve"> moth species,</w:t>
      </w:r>
      <w:r>
        <w:rPr>
          <w:rFonts w:ascii="Times New Roman" w:hAnsi="Times New Roman" w:cs="Times New Roman"/>
        </w:rPr>
        <w:t xml:space="preserve"> </w:t>
      </w:r>
      <w:proofErr w:type="spellStart"/>
      <w:r>
        <w:rPr>
          <w:rFonts w:ascii="Times New Roman" w:hAnsi="Times New Roman" w:cs="Times New Roman"/>
          <w:i/>
          <w:iCs/>
        </w:rPr>
        <w:t>Mompha</w:t>
      </w:r>
      <w:proofErr w:type="spellEnd"/>
      <w:r>
        <w:rPr>
          <w:rFonts w:ascii="Times New Roman" w:hAnsi="Times New Roman" w:cs="Times New Roman"/>
          <w:i/>
          <w:iCs/>
        </w:rPr>
        <w:t xml:space="preserve"> </w:t>
      </w:r>
      <w:proofErr w:type="spellStart"/>
      <w:r>
        <w:rPr>
          <w:rFonts w:ascii="Times New Roman" w:hAnsi="Times New Roman" w:cs="Times New Roman"/>
          <w:i/>
          <w:iCs/>
        </w:rPr>
        <w:t>definitella</w:t>
      </w:r>
      <w:proofErr w:type="spellEnd"/>
      <w:r w:rsidR="00C276D2">
        <w:rPr>
          <w:rFonts w:ascii="Times New Roman" w:hAnsi="Times New Roman" w:cs="Times New Roman"/>
          <w:i/>
          <w:iCs/>
        </w:rPr>
        <w:t xml:space="preserve"> </w:t>
      </w:r>
      <w:r w:rsidR="00C276D2">
        <w:rPr>
          <w:rFonts w:ascii="Times New Roman" w:hAnsi="Times New Roman" w:cs="Times New Roman"/>
        </w:rPr>
        <w:t>(</w:t>
      </w:r>
      <w:proofErr w:type="spellStart"/>
      <w:r w:rsidR="00C276D2">
        <w:rPr>
          <w:rFonts w:ascii="Times New Roman" w:hAnsi="Times New Roman" w:cs="Times New Roman"/>
        </w:rPr>
        <w:t>Momphidae</w:t>
      </w:r>
      <w:proofErr w:type="spellEnd"/>
      <w:r w:rsidR="00C276D2">
        <w:rPr>
          <w:rFonts w:ascii="Times New Roman" w:hAnsi="Times New Roman" w:cs="Times New Roman"/>
        </w:rPr>
        <w:t>)</w:t>
      </w:r>
      <w:r>
        <w:rPr>
          <w:rFonts w:ascii="Times New Roman" w:hAnsi="Times New Roman" w:cs="Times New Roman"/>
          <w:i/>
          <w:iCs/>
        </w:rPr>
        <w:t xml:space="preserve">, </w:t>
      </w:r>
      <w:r>
        <w:rPr>
          <w:rFonts w:ascii="Times New Roman" w:hAnsi="Times New Roman" w:cs="Times New Roman"/>
        </w:rPr>
        <w:t xml:space="preserve">whose females oviposit on ovaries at dusk and are thought to use floral scent to locate </w:t>
      </w:r>
      <w:ins w:id="76" w:author="Robert" w:date="2021-12-29T13:46:00Z">
        <w:r w:rsidR="002C074B" w:rsidRPr="002C074B">
          <w:rPr>
            <w:rFonts w:ascii="Times New Roman" w:hAnsi="Times New Roman" w:cs="Times New Roman"/>
            <w:i/>
            <w:iCs/>
            <w:rPrChange w:id="77" w:author="Robert" w:date="2021-12-29T13:46:00Z">
              <w:rPr>
                <w:rFonts w:ascii="Times New Roman" w:hAnsi="Times New Roman" w:cs="Times New Roman"/>
              </w:rPr>
            </w:rPrChange>
          </w:rPr>
          <w:t>Oenothera</w:t>
        </w:r>
        <w:r w:rsidR="002C074B">
          <w:rPr>
            <w:rFonts w:ascii="Times New Roman" w:hAnsi="Times New Roman" w:cs="Times New Roman"/>
          </w:rPr>
          <w:t xml:space="preserve"> </w:t>
        </w:r>
      </w:ins>
      <w:r>
        <w:rPr>
          <w:rFonts w:ascii="Times New Roman" w:hAnsi="Times New Roman" w:cs="Times New Roman"/>
        </w:rPr>
        <w:t>flowers</w:t>
      </w:r>
      <w:ins w:id="78" w:author="Robert" w:date="2021-12-21T20:15:00Z">
        <w:r w:rsidR="00312EFB">
          <w:rPr>
            <w:rFonts w:ascii="Times New Roman" w:hAnsi="Times New Roman" w:cs="Times New Roman"/>
          </w:rPr>
          <w:t xml:space="preserve">, but do not pollinate them (see </w:t>
        </w:r>
        <w:proofErr w:type="spellStart"/>
        <w:r w:rsidR="00312EFB">
          <w:rPr>
            <w:rFonts w:ascii="Times New Roman" w:hAnsi="Times New Roman" w:cs="Times New Roman"/>
          </w:rPr>
          <w:t>Artz</w:t>
        </w:r>
        <w:proofErr w:type="spellEnd"/>
        <w:r w:rsidR="00312EFB">
          <w:rPr>
            <w:rFonts w:ascii="Times New Roman" w:hAnsi="Times New Roman" w:cs="Times New Roman"/>
          </w:rPr>
          <w:t xml:space="preserve"> et al. 2010)</w:t>
        </w:r>
      </w:ins>
      <w:r>
        <w:rPr>
          <w:rFonts w:ascii="Times New Roman" w:hAnsi="Times New Roman" w:cs="Times New Roman"/>
        </w:rPr>
        <w:t xml:space="preserve">. </w:t>
      </w:r>
      <w:commentRangeEnd w:id="73"/>
      <w:r w:rsidR="002C074B">
        <w:rPr>
          <w:rStyle w:val="CommentReference"/>
        </w:rPr>
        <w:commentReference w:id="73"/>
      </w:r>
      <w:commentRangeEnd w:id="74"/>
      <w:r w:rsidR="00925676">
        <w:rPr>
          <w:rStyle w:val="CommentReference"/>
        </w:rPr>
        <w:commentReference w:id="74"/>
      </w:r>
      <w:ins w:id="79" w:author="Robert" w:date="2021-12-29T13:45:00Z">
        <w:r w:rsidR="00022951">
          <w:rPr>
            <w:rFonts w:ascii="Times New Roman" w:hAnsi="Times New Roman" w:cs="Times New Roman"/>
          </w:rPr>
          <w:t xml:space="preserve">Pilot studies </w:t>
        </w:r>
      </w:ins>
      <w:ins w:id="80" w:author="Robert" w:date="2021-12-29T13:48:00Z">
        <w:r w:rsidR="002C074B">
          <w:rPr>
            <w:rFonts w:ascii="Times New Roman" w:hAnsi="Times New Roman" w:cs="Times New Roman"/>
          </w:rPr>
          <w:t>revealed striking</w:t>
        </w:r>
      </w:ins>
      <w:ins w:id="81" w:author="Robert" w:date="2021-12-29T13:47:00Z">
        <w:r w:rsidR="002C074B">
          <w:rPr>
            <w:rFonts w:ascii="Times New Roman" w:hAnsi="Times New Roman" w:cs="Times New Roman"/>
          </w:rPr>
          <w:t xml:space="preserve"> geographic </w:t>
        </w:r>
      </w:ins>
      <w:ins w:id="82" w:author="Robert" w:date="2021-12-29T13:48:00Z">
        <w:r w:rsidR="002C074B">
          <w:rPr>
            <w:rFonts w:ascii="Times New Roman" w:hAnsi="Times New Roman" w:cs="Times New Roman"/>
          </w:rPr>
          <w:t>variation</w:t>
        </w:r>
      </w:ins>
      <w:ins w:id="83" w:author="Robert" w:date="2021-12-29T13:47:00Z">
        <w:r w:rsidR="002C074B">
          <w:rPr>
            <w:rFonts w:ascii="Times New Roman" w:hAnsi="Times New Roman" w:cs="Times New Roman"/>
          </w:rPr>
          <w:t xml:space="preserve"> in floral scent composition </w:t>
        </w:r>
      </w:ins>
      <w:ins w:id="84" w:author="Robert" w:date="2021-12-29T13:48:00Z">
        <w:r w:rsidR="002C074B">
          <w:rPr>
            <w:rFonts w:ascii="Times New Roman" w:hAnsi="Times New Roman" w:cs="Times New Roman"/>
          </w:rPr>
          <w:t xml:space="preserve">of </w:t>
        </w:r>
        <w:r w:rsidR="002C074B" w:rsidRPr="00DA17C7">
          <w:rPr>
            <w:rFonts w:ascii="Times New Roman" w:hAnsi="Times New Roman" w:cs="Times New Roman"/>
            <w:i/>
            <w:iCs/>
          </w:rPr>
          <w:t xml:space="preserve">O. </w:t>
        </w:r>
        <w:proofErr w:type="spellStart"/>
        <w:r w:rsidR="002C074B" w:rsidRPr="00DA17C7">
          <w:rPr>
            <w:rFonts w:ascii="Times New Roman" w:hAnsi="Times New Roman" w:cs="Times New Roman"/>
            <w:i/>
            <w:iCs/>
          </w:rPr>
          <w:t>harringtonii</w:t>
        </w:r>
        <w:proofErr w:type="spellEnd"/>
        <w:r w:rsidR="002C074B">
          <w:rPr>
            <w:rFonts w:ascii="Times New Roman" w:hAnsi="Times New Roman" w:cs="Times New Roman"/>
          </w:rPr>
          <w:t>, particularly</w:t>
        </w:r>
      </w:ins>
      <w:ins w:id="85" w:author="Robert" w:date="2021-12-29T13:51:00Z">
        <w:r w:rsidR="00F56807">
          <w:rPr>
            <w:rFonts w:ascii="Times New Roman" w:hAnsi="Times New Roman" w:cs="Times New Roman"/>
          </w:rPr>
          <w:t xml:space="preserve"> in the presence</w:t>
        </w:r>
      </w:ins>
      <w:ins w:id="86" w:author="Robert" w:date="2021-12-29T13:52:00Z">
        <w:r w:rsidR="00F56807">
          <w:rPr>
            <w:rFonts w:ascii="Times New Roman" w:hAnsi="Times New Roman" w:cs="Times New Roman"/>
          </w:rPr>
          <w:t xml:space="preserve"> </w:t>
        </w:r>
      </w:ins>
      <w:ins w:id="87" w:author="Robert" w:date="2021-12-29T13:57:00Z">
        <w:r w:rsidR="00F54418">
          <w:rPr>
            <w:rFonts w:ascii="Times New Roman" w:hAnsi="Times New Roman" w:cs="Times New Roman"/>
          </w:rPr>
          <w:t>or</w:t>
        </w:r>
      </w:ins>
      <w:ins w:id="88" w:author="Robert" w:date="2021-12-29T13:52:00Z">
        <w:r w:rsidR="00F56807">
          <w:rPr>
            <w:rFonts w:ascii="Times New Roman" w:hAnsi="Times New Roman" w:cs="Times New Roman"/>
          </w:rPr>
          <w:t xml:space="preserve"> absence</w:t>
        </w:r>
      </w:ins>
      <w:ins w:id="89" w:author="Robert" w:date="2021-12-29T13:51:00Z">
        <w:r w:rsidR="00F56807">
          <w:rPr>
            <w:rFonts w:ascii="Times New Roman" w:hAnsi="Times New Roman" w:cs="Times New Roman"/>
          </w:rPr>
          <w:t xml:space="preserve"> of </w:t>
        </w:r>
      </w:ins>
      <w:ins w:id="90" w:author="Robert" w:date="2021-12-29T13:52:00Z">
        <w:r w:rsidR="00F56807">
          <w:rPr>
            <w:rFonts w:ascii="Times New Roman" w:hAnsi="Times New Roman" w:cs="Times New Roman"/>
          </w:rPr>
          <w:t>linalool, a common volatile typical of</w:t>
        </w:r>
      </w:ins>
      <w:ins w:id="91" w:author="Robert" w:date="2021-12-29T13:53:00Z">
        <w:r w:rsidR="00F56807">
          <w:rPr>
            <w:rFonts w:ascii="Times New Roman" w:hAnsi="Times New Roman" w:cs="Times New Roman"/>
          </w:rPr>
          <w:t xml:space="preserve"> hawkmoth-pollinated flowers, from which it is often emitted in large </w:t>
        </w:r>
        <w:r w:rsidR="00F56807">
          <w:rPr>
            <w:rFonts w:ascii="Times New Roman" w:hAnsi="Times New Roman" w:cs="Times New Roman"/>
          </w:rPr>
          <w:lastRenderedPageBreak/>
          <w:t>amounts (</w:t>
        </w:r>
        <w:proofErr w:type="spellStart"/>
        <w:r w:rsidR="00F56807">
          <w:rPr>
            <w:rFonts w:ascii="Times New Roman" w:hAnsi="Times New Roman" w:cs="Times New Roman"/>
          </w:rPr>
          <w:t>Raguso</w:t>
        </w:r>
        <w:proofErr w:type="spellEnd"/>
        <w:r w:rsidR="00F56807">
          <w:rPr>
            <w:rFonts w:ascii="Times New Roman" w:hAnsi="Times New Roman" w:cs="Times New Roman"/>
          </w:rPr>
          <w:t xml:space="preserve"> &amp; </w:t>
        </w:r>
        <w:proofErr w:type="spellStart"/>
        <w:r w:rsidR="00F56807">
          <w:rPr>
            <w:rFonts w:ascii="Times New Roman" w:hAnsi="Times New Roman" w:cs="Times New Roman"/>
          </w:rPr>
          <w:t>Pichersky</w:t>
        </w:r>
        <w:proofErr w:type="spellEnd"/>
        <w:r w:rsidR="00F56807">
          <w:rPr>
            <w:rFonts w:ascii="Times New Roman" w:hAnsi="Times New Roman" w:cs="Times New Roman"/>
          </w:rPr>
          <w:t xml:space="preserve">, 1999). </w:t>
        </w:r>
      </w:ins>
      <w:ins w:id="92" w:author="Robert" w:date="2021-12-29T13:57:00Z">
        <w:r w:rsidR="00F54418">
          <w:rPr>
            <w:rFonts w:ascii="Times New Roman" w:hAnsi="Times New Roman" w:cs="Times New Roman"/>
          </w:rPr>
          <w:t>W</w:t>
        </w:r>
      </w:ins>
      <w:ins w:id="93" w:author="Robert" w:date="2021-12-29T13:54:00Z">
        <w:r w:rsidR="00F56807">
          <w:rPr>
            <w:rFonts w:ascii="Times New Roman" w:hAnsi="Times New Roman" w:cs="Times New Roman"/>
          </w:rPr>
          <w:t xml:space="preserve">e followed up with intensive </w:t>
        </w:r>
      </w:ins>
      <w:ins w:id="94" w:author="Robert" w:date="2021-12-29T13:55:00Z">
        <w:r w:rsidR="00F56807">
          <w:rPr>
            <w:rFonts w:ascii="Times New Roman" w:hAnsi="Times New Roman" w:cs="Times New Roman"/>
          </w:rPr>
          <w:t xml:space="preserve">sampling of floral traits </w:t>
        </w:r>
      </w:ins>
      <w:ins w:id="95" w:author="Robert" w:date="2021-12-29T14:01:00Z">
        <w:r w:rsidR="00F54418">
          <w:rPr>
            <w:rFonts w:ascii="Times New Roman" w:hAnsi="Times New Roman" w:cs="Times New Roman"/>
          </w:rPr>
          <w:t>across the full geographic distribution of</w:t>
        </w:r>
      </w:ins>
      <w:ins w:id="96" w:author="Robert" w:date="2021-12-29T13:55:00Z">
        <w:r w:rsidR="00F56807">
          <w:rPr>
            <w:rFonts w:ascii="Times New Roman" w:hAnsi="Times New Roman" w:cs="Times New Roman"/>
          </w:rPr>
          <w:t xml:space="preserve"> </w:t>
        </w:r>
        <w:r w:rsidR="00F56807" w:rsidRPr="00F54418">
          <w:rPr>
            <w:rFonts w:ascii="Times New Roman" w:hAnsi="Times New Roman" w:cs="Times New Roman"/>
            <w:i/>
            <w:iCs/>
            <w:rPrChange w:id="97" w:author="Robert" w:date="2021-12-29T13:57:00Z">
              <w:rPr>
                <w:rFonts w:ascii="Times New Roman" w:hAnsi="Times New Roman" w:cs="Times New Roman"/>
              </w:rPr>
            </w:rPrChange>
          </w:rPr>
          <w:t xml:space="preserve">O. </w:t>
        </w:r>
        <w:proofErr w:type="spellStart"/>
        <w:r w:rsidR="00F56807" w:rsidRPr="00F54418">
          <w:rPr>
            <w:rFonts w:ascii="Times New Roman" w:hAnsi="Times New Roman" w:cs="Times New Roman"/>
            <w:i/>
            <w:iCs/>
            <w:rPrChange w:id="98" w:author="Robert" w:date="2021-12-29T13:57:00Z">
              <w:rPr>
                <w:rFonts w:ascii="Times New Roman" w:hAnsi="Times New Roman" w:cs="Times New Roman"/>
              </w:rPr>
            </w:rPrChange>
          </w:rPr>
          <w:t>harringtonii</w:t>
        </w:r>
      </w:ins>
      <w:proofErr w:type="spellEnd"/>
      <w:ins w:id="99" w:author="Robert" w:date="2021-12-29T14:01:00Z">
        <w:r w:rsidR="00F54418">
          <w:rPr>
            <w:rFonts w:ascii="Times New Roman" w:hAnsi="Times New Roman" w:cs="Times New Roman"/>
            <w:i/>
            <w:iCs/>
          </w:rPr>
          <w:t>,</w:t>
        </w:r>
      </w:ins>
      <w:ins w:id="100" w:author="Robert" w:date="2021-12-29T13:56:00Z">
        <w:r w:rsidR="00F56807">
          <w:rPr>
            <w:rFonts w:ascii="Times New Roman" w:hAnsi="Times New Roman" w:cs="Times New Roman"/>
          </w:rPr>
          <w:t xml:space="preserve"> </w:t>
        </w:r>
      </w:ins>
      <w:ins w:id="101" w:author="Robert" w:date="2021-12-29T14:01:00Z">
        <w:r w:rsidR="00F54418">
          <w:rPr>
            <w:rFonts w:ascii="Times New Roman" w:hAnsi="Times New Roman" w:cs="Times New Roman"/>
          </w:rPr>
          <w:t xml:space="preserve">seeking </w:t>
        </w:r>
      </w:ins>
      <w:ins w:id="102" w:author="Robert" w:date="2021-12-29T13:56:00Z">
        <w:r w:rsidR="00F56807">
          <w:rPr>
            <w:rFonts w:ascii="Times New Roman" w:hAnsi="Times New Roman" w:cs="Times New Roman"/>
          </w:rPr>
          <w:t xml:space="preserve">to better understand the </w:t>
        </w:r>
        <w:r w:rsidR="00F54418">
          <w:rPr>
            <w:rFonts w:ascii="Times New Roman" w:hAnsi="Times New Roman" w:cs="Times New Roman"/>
          </w:rPr>
          <w:t xml:space="preserve">patterns and processes related to </w:t>
        </w:r>
      </w:ins>
      <w:ins w:id="103" w:author="Robert" w:date="2021-12-29T13:58:00Z">
        <w:r w:rsidR="00F54418">
          <w:rPr>
            <w:rFonts w:ascii="Times New Roman" w:hAnsi="Times New Roman" w:cs="Times New Roman"/>
          </w:rPr>
          <w:t xml:space="preserve">floral scent </w:t>
        </w:r>
      </w:ins>
      <w:ins w:id="104" w:author="Robert" w:date="2021-12-29T13:57:00Z">
        <w:r w:rsidR="00F54418">
          <w:rPr>
            <w:rFonts w:ascii="Times New Roman" w:hAnsi="Times New Roman" w:cs="Times New Roman"/>
          </w:rPr>
          <w:t>polymorphism</w:t>
        </w:r>
      </w:ins>
      <w:ins w:id="105" w:author="Robert" w:date="2021-12-29T13:58:00Z">
        <w:r w:rsidR="00F54418">
          <w:rPr>
            <w:rFonts w:ascii="Times New Roman" w:hAnsi="Times New Roman" w:cs="Times New Roman"/>
          </w:rPr>
          <w:t xml:space="preserve">. </w:t>
        </w:r>
      </w:ins>
      <w:r w:rsidR="00C276D2">
        <w:rPr>
          <w:rFonts w:ascii="Times New Roman" w:hAnsi="Times New Roman" w:cs="Times New Roman"/>
        </w:rPr>
        <w:t>From 2008-2012, we</w:t>
      </w:r>
      <w:r w:rsidRPr="00D045C3">
        <w:rPr>
          <w:rFonts w:ascii="Times New Roman" w:hAnsi="Times New Roman" w:cs="Times New Roman"/>
        </w:rPr>
        <w:t xml:space="preserve"> collected floral trait data (morphology</w:t>
      </w:r>
      <w:r>
        <w:rPr>
          <w:rFonts w:ascii="Times New Roman" w:hAnsi="Times New Roman" w:cs="Times New Roman"/>
        </w:rPr>
        <w:t>,</w:t>
      </w:r>
      <w:r w:rsidRPr="00D045C3">
        <w:rPr>
          <w:rFonts w:ascii="Times New Roman" w:hAnsi="Times New Roman" w:cs="Times New Roman"/>
        </w:rPr>
        <w:t xml:space="preserve"> scent chemistry</w:t>
      </w:r>
      <w:r>
        <w:rPr>
          <w:rFonts w:ascii="Times New Roman" w:hAnsi="Times New Roman" w:cs="Times New Roman"/>
        </w:rPr>
        <w:t xml:space="preserve"> and</w:t>
      </w:r>
      <w:r w:rsidRPr="00D045C3">
        <w:rPr>
          <w:rFonts w:ascii="Times New Roman" w:hAnsi="Times New Roman" w:cs="Times New Roman"/>
        </w:rPr>
        <w:t xml:space="preserve"> emission rates</w:t>
      </w:r>
      <w:r>
        <w:rPr>
          <w:rFonts w:ascii="Times New Roman" w:hAnsi="Times New Roman" w:cs="Times New Roman"/>
        </w:rPr>
        <w:t>)</w:t>
      </w:r>
      <w:r w:rsidRPr="00D045C3">
        <w:rPr>
          <w:rFonts w:ascii="Times New Roman" w:hAnsi="Times New Roman" w:cs="Times New Roman"/>
        </w:rPr>
        <w:t xml:space="preserve"> </w:t>
      </w:r>
      <w:r>
        <w:rPr>
          <w:rFonts w:ascii="Times New Roman" w:hAnsi="Times New Roman" w:cs="Times New Roman"/>
        </w:rPr>
        <w:t xml:space="preserve">from </w:t>
      </w:r>
      <w:r w:rsidR="008D6F6A">
        <w:rPr>
          <w:rFonts w:ascii="Times New Roman" w:hAnsi="Times New Roman" w:cs="Times New Roman"/>
        </w:rPr>
        <w:t>650</w:t>
      </w:r>
      <w:r>
        <w:rPr>
          <w:rFonts w:ascii="Times New Roman" w:hAnsi="Times New Roman" w:cs="Times New Roman"/>
        </w:rPr>
        <w:t xml:space="preserve"> individuals</w:t>
      </w:r>
      <w:r w:rsidRPr="00D045C3">
        <w:rPr>
          <w:rFonts w:ascii="Times New Roman" w:hAnsi="Times New Roman" w:cs="Times New Roman"/>
        </w:rPr>
        <w:t xml:space="preserve"> </w:t>
      </w:r>
      <w:r>
        <w:rPr>
          <w:rFonts w:ascii="Times New Roman" w:hAnsi="Times New Roman" w:cs="Times New Roman"/>
        </w:rPr>
        <w:t>in</w:t>
      </w:r>
      <w:r w:rsidRPr="00D045C3">
        <w:rPr>
          <w:rFonts w:ascii="Times New Roman" w:hAnsi="Times New Roman" w:cs="Times New Roman"/>
        </w:rPr>
        <w:t xml:space="preserve"> 19 natural populations (70% of </w:t>
      </w:r>
      <w:r>
        <w:rPr>
          <w:rFonts w:ascii="Times New Roman" w:hAnsi="Times New Roman" w:cs="Times New Roman"/>
        </w:rPr>
        <w:t xml:space="preserve">all </w:t>
      </w:r>
      <w:r w:rsidRPr="00D045C3">
        <w:rPr>
          <w:rFonts w:ascii="Times New Roman" w:hAnsi="Times New Roman" w:cs="Times New Roman"/>
        </w:rPr>
        <w:t>known occurrences</w:t>
      </w:r>
      <w:r>
        <w:rPr>
          <w:rFonts w:ascii="Times New Roman" w:hAnsi="Times New Roman" w:cs="Times New Roman"/>
        </w:rPr>
        <w:t>; average of 30 individuals per population</w:t>
      </w:r>
      <w:ins w:id="106" w:author="Robert" w:date="2021-12-29T12:27:00Z">
        <w:r w:rsidR="009D5F37">
          <w:rPr>
            <w:rFonts w:ascii="Times New Roman" w:hAnsi="Times New Roman" w:cs="Times New Roman"/>
          </w:rPr>
          <w:t>; see Table 1</w:t>
        </w:r>
      </w:ins>
      <w:r w:rsidRPr="00D045C3">
        <w:rPr>
          <w:rFonts w:ascii="Times New Roman" w:hAnsi="Times New Roman" w:cs="Times New Roman"/>
        </w:rPr>
        <w:t xml:space="preserve">) </w:t>
      </w:r>
      <w:r>
        <w:rPr>
          <w:rFonts w:ascii="Times New Roman" w:hAnsi="Times New Roman" w:cs="Times New Roman"/>
        </w:rPr>
        <w:t xml:space="preserve">and six populations grown </w:t>
      </w:r>
      <w:r w:rsidRPr="00D045C3">
        <w:rPr>
          <w:rFonts w:ascii="Times New Roman" w:hAnsi="Times New Roman" w:cs="Times New Roman"/>
        </w:rPr>
        <w:t xml:space="preserve">under controlled greenhouse conditions. </w:t>
      </w:r>
      <w:commentRangeStart w:id="107"/>
      <w:del w:id="108" w:author="Robert" w:date="2021-12-29T14:06:00Z">
        <w:r w:rsidDel="00456D35">
          <w:rPr>
            <w:rFonts w:ascii="Times New Roman" w:hAnsi="Times New Roman" w:cs="Times New Roman"/>
          </w:rPr>
          <w:delText>This approach</w:delText>
        </w:r>
      </w:del>
      <w:ins w:id="109" w:author="Robert" w:date="2021-12-29T14:06:00Z">
        <w:r w:rsidR="00456D35">
          <w:rPr>
            <w:rFonts w:ascii="Times New Roman" w:hAnsi="Times New Roman" w:cs="Times New Roman"/>
          </w:rPr>
          <w:t xml:space="preserve"> This </w:t>
        </w:r>
      </w:ins>
      <w:ins w:id="110" w:author="Robert" w:date="2021-12-29T14:08:00Z">
        <w:r w:rsidR="001D6EBD">
          <w:rPr>
            <w:rFonts w:ascii="Times New Roman" w:hAnsi="Times New Roman" w:cs="Times New Roman"/>
          </w:rPr>
          <w:t>high-</w:t>
        </w:r>
      </w:ins>
      <w:ins w:id="111" w:author="Robert" w:date="2021-12-29T14:06:00Z">
        <w:r w:rsidR="00456D35">
          <w:rPr>
            <w:rFonts w:ascii="Times New Roman" w:hAnsi="Times New Roman" w:cs="Times New Roman"/>
          </w:rPr>
          <w:t xml:space="preserve">density </w:t>
        </w:r>
      </w:ins>
      <w:ins w:id="112" w:author="Robert" w:date="2021-12-29T14:08:00Z">
        <w:r w:rsidR="001D6EBD">
          <w:rPr>
            <w:rFonts w:ascii="Times New Roman" w:hAnsi="Times New Roman" w:cs="Times New Roman"/>
          </w:rPr>
          <w:t xml:space="preserve">approach to </w:t>
        </w:r>
      </w:ins>
      <w:ins w:id="113" w:author="Robert" w:date="2021-12-29T14:06:00Z">
        <w:r w:rsidR="00456D35">
          <w:rPr>
            <w:rFonts w:ascii="Times New Roman" w:hAnsi="Times New Roman" w:cs="Times New Roman"/>
          </w:rPr>
          <w:t>floral sampling</w:t>
        </w:r>
      </w:ins>
      <w:r>
        <w:rPr>
          <w:rFonts w:ascii="Times New Roman" w:hAnsi="Times New Roman" w:cs="Times New Roman"/>
        </w:rPr>
        <w:t xml:space="preserve"> </w:t>
      </w:r>
      <w:del w:id="114" w:author="Robert" w:date="2021-12-29T14:08:00Z">
        <w:r w:rsidRPr="00D045C3" w:rsidDel="001D6EBD">
          <w:rPr>
            <w:rFonts w:ascii="Times New Roman" w:hAnsi="Times New Roman" w:cs="Times New Roman"/>
          </w:rPr>
          <w:delText>provide</w:delText>
        </w:r>
        <w:r w:rsidR="00FB5A51" w:rsidDel="001D6EBD">
          <w:rPr>
            <w:rFonts w:ascii="Times New Roman" w:hAnsi="Times New Roman" w:cs="Times New Roman"/>
          </w:rPr>
          <w:delText>d</w:delText>
        </w:r>
        <w:r w:rsidRPr="00D045C3" w:rsidDel="001D6EBD">
          <w:rPr>
            <w:rFonts w:ascii="Times New Roman" w:hAnsi="Times New Roman" w:cs="Times New Roman"/>
          </w:rPr>
          <w:delText xml:space="preserve"> </w:delText>
        </w:r>
      </w:del>
      <w:ins w:id="115" w:author="Robert" w:date="2021-12-29T14:08:00Z">
        <w:r w:rsidR="001D6EBD">
          <w:rPr>
            <w:rFonts w:ascii="Times New Roman" w:hAnsi="Times New Roman" w:cs="Times New Roman"/>
          </w:rPr>
          <w:t>led to</w:t>
        </w:r>
        <w:r w:rsidR="001D6EBD" w:rsidRPr="00D045C3">
          <w:rPr>
            <w:rFonts w:ascii="Times New Roman" w:hAnsi="Times New Roman" w:cs="Times New Roman"/>
          </w:rPr>
          <w:t xml:space="preserve"> </w:t>
        </w:r>
      </w:ins>
      <w:r w:rsidRPr="00D045C3">
        <w:rPr>
          <w:rFonts w:ascii="Times New Roman" w:hAnsi="Times New Roman" w:cs="Times New Roman"/>
        </w:rPr>
        <w:t>a robust characterization of variation in floral traits both within and among populations</w:t>
      </w:r>
      <w:ins w:id="116" w:author="Robert" w:date="2021-12-29T14:08:00Z">
        <w:r w:rsidR="001D6EBD">
          <w:rPr>
            <w:rFonts w:ascii="Times New Roman" w:hAnsi="Times New Roman" w:cs="Times New Roman"/>
          </w:rPr>
          <w:t xml:space="preserve"> of </w:t>
        </w:r>
        <w:r w:rsidR="001D6EBD" w:rsidRPr="001D6EBD">
          <w:rPr>
            <w:rFonts w:ascii="Times New Roman" w:hAnsi="Times New Roman" w:cs="Times New Roman"/>
            <w:i/>
            <w:iCs/>
            <w:rPrChange w:id="117" w:author="Robert" w:date="2021-12-29T14:08:00Z">
              <w:rPr>
                <w:rFonts w:ascii="Times New Roman" w:hAnsi="Times New Roman" w:cs="Times New Roman"/>
              </w:rPr>
            </w:rPrChange>
          </w:rPr>
          <w:t xml:space="preserve">O. </w:t>
        </w:r>
        <w:proofErr w:type="spellStart"/>
        <w:r w:rsidR="001D6EBD" w:rsidRPr="001D6EBD">
          <w:rPr>
            <w:rFonts w:ascii="Times New Roman" w:hAnsi="Times New Roman" w:cs="Times New Roman"/>
            <w:i/>
            <w:iCs/>
            <w:rPrChange w:id="118" w:author="Robert" w:date="2021-12-29T14:08:00Z">
              <w:rPr>
                <w:rFonts w:ascii="Times New Roman" w:hAnsi="Times New Roman" w:cs="Times New Roman"/>
              </w:rPr>
            </w:rPrChange>
          </w:rPr>
          <w:t>harringtonii</w:t>
        </w:r>
      </w:ins>
      <w:proofErr w:type="spellEnd"/>
      <w:ins w:id="119" w:author="Robert" w:date="2021-12-29T13:59:00Z">
        <w:r w:rsidR="00F54418">
          <w:rPr>
            <w:rFonts w:ascii="Times New Roman" w:hAnsi="Times New Roman" w:cs="Times New Roman"/>
          </w:rPr>
          <w:t xml:space="preserve">. Using these data, </w:t>
        </w:r>
      </w:ins>
      <w:ins w:id="120" w:author="Robert" w:date="2021-12-29T14:00:00Z">
        <w:r w:rsidR="00F54418">
          <w:rPr>
            <w:rFonts w:ascii="Times New Roman" w:hAnsi="Times New Roman" w:cs="Times New Roman"/>
          </w:rPr>
          <w:t xml:space="preserve">we </w:t>
        </w:r>
      </w:ins>
      <w:ins w:id="121" w:author="Robert" w:date="2021-12-29T14:02:00Z">
        <w:r w:rsidR="00456D35">
          <w:rPr>
            <w:rFonts w:ascii="Times New Roman" w:hAnsi="Times New Roman" w:cs="Times New Roman"/>
          </w:rPr>
          <w:t>explored</w:t>
        </w:r>
      </w:ins>
      <w:ins w:id="122" w:author="Robert" w:date="2021-12-29T14:00:00Z">
        <w:r w:rsidR="00F54418">
          <w:rPr>
            <w:rFonts w:ascii="Times New Roman" w:hAnsi="Times New Roman" w:cs="Times New Roman"/>
          </w:rPr>
          <w:t xml:space="preserve"> 1) the geographic structure of variation in linalool and other </w:t>
        </w:r>
      </w:ins>
      <w:ins w:id="123" w:author="Robert" w:date="2021-12-29T14:03:00Z">
        <w:r w:rsidR="00456D35">
          <w:rPr>
            <w:rFonts w:ascii="Times New Roman" w:hAnsi="Times New Roman" w:cs="Times New Roman"/>
          </w:rPr>
          <w:t xml:space="preserve">floral </w:t>
        </w:r>
      </w:ins>
      <w:ins w:id="124" w:author="Robert" w:date="2021-12-29T14:00:00Z">
        <w:r w:rsidR="00F54418">
          <w:rPr>
            <w:rFonts w:ascii="Times New Roman" w:hAnsi="Times New Roman" w:cs="Times New Roman"/>
          </w:rPr>
          <w:t>traits</w:t>
        </w:r>
      </w:ins>
      <w:ins w:id="125" w:author="Robert" w:date="2021-12-29T14:07:00Z">
        <w:r w:rsidR="001D6EBD">
          <w:rPr>
            <w:rFonts w:ascii="Times New Roman" w:hAnsi="Times New Roman" w:cs="Times New Roman"/>
          </w:rPr>
          <w:t xml:space="preserve"> and</w:t>
        </w:r>
      </w:ins>
      <w:del w:id="126" w:author="Robert" w:date="2021-12-29T14:07:00Z">
        <w:r w:rsidR="00FB5A51" w:rsidDel="001D6EBD">
          <w:rPr>
            <w:rFonts w:ascii="Times New Roman" w:hAnsi="Times New Roman" w:cs="Times New Roman"/>
          </w:rPr>
          <w:delText>,</w:delText>
        </w:r>
      </w:del>
      <w:r w:rsidR="00FB5A51">
        <w:rPr>
          <w:rFonts w:ascii="Times New Roman" w:hAnsi="Times New Roman" w:cs="Times New Roman"/>
        </w:rPr>
        <w:t xml:space="preserve"> </w:t>
      </w:r>
      <w:ins w:id="127" w:author="Robert" w:date="2021-12-29T14:02:00Z">
        <w:r w:rsidR="00456D35">
          <w:rPr>
            <w:rFonts w:ascii="Times New Roman" w:hAnsi="Times New Roman" w:cs="Times New Roman"/>
          </w:rPr>
          <w:t xml:space="preserve">2) the extent to which </w:t>
        </w:r>
      </w:ins>
      <w:ins w:id="128" w:author="Robert" w:date="2021-12-29T14:10:00Z">
        <w:r w:rsidR="001D6EBD">
          <w:rPr>
            <w:rFonts w:ascii="Times New Roman" w:hAnsi="Times New Roman" w:cs="Times New Roman"/>
          </w:rPr>
          <w:t xml:space="preserve">population-level variation in </w:t>
        </w:r>
      </w:ins>
      <w:ins w:id="129" w:author="Robert" w:date="2021-12-29T14:03:00Z">
        <w:r w:rsidR="00456D35">
          <w:rPr>
            <w:rFonts w:ascii="Times New Roman" w:hAnsi="Times New Roman" w:cs="Times New Roman"/>
          </w:rPr>
          <w:t>scent composition and emission</w:t>
        </w:r>
      </w:ins>
      <w:ins w:id="130" w:author="Robert" w:date="2021-12-29T14:05:00Z">
        <w:r w:rsidR="00456D35">
          <w:rPr>
            <w:rFonts w:ascii="Times New Roman" w:hAnsi="Times New Roman" w:cs="Times New Roman"/>
          </w:rPr>
          <w:t xml:space="preserve"> rate</w:t>
        </w:r>
      </w:ins>
      <w:ins w:id="131" w:author="Robert" w:date="2021-12-29T14:03:00Z">
        <w:r w:rsidR="00456D35">
          <w:rPr>
            <w:rFonts w:ascii="Times New Roman" w:hAnsi="Times New Roman" w:cs="Times New Roman"/>
          </w:rPr>
          <w:t xml:space="preserve">s </w:t>
        </w:r>
      </w:ins>
      <w:ins w:id="132" w:author="Robert" w:date="2021-12-29T14:10:00Z">
        <w:r w:rsidR="001D6EBD">
          <w:rPr>
            <w:rFonts w:ascii="Times New Roman" w:hAnsi="Times New Roman" w:cs="Times New Roman"/>
          </w:rPr>
          <w:t>is</w:t>
        </w:r>
      </w:ins>
      <w:ins w:id="133" w:author="Robert" w:date="2021-12-29T14:03:00Z">
        <w:r w:rsidR="00456D35">
          <w:rPr>
            <w:rFonts w:ascii="Times New Roman" w:hAnsi="Times New Roman" w:cs="Times New Roman"/>
          </w:rPr>
          <w:t xml:space="preserve"> consistent </w:t>
        </w:r>
      </w:ins>
      <w:ins w:id="134" w:author="Robert" w:date="2021-12-29T14:04:00Z">
        <w:r w:rsidR="00456D35">
          <w:rPr>
            <w:rFonts w:ascii="Times New Roman" w:hAnsi="Times New Roman" w:cs="Times New Roman"/>
          </w:rPr>
          <w:t>(and thus potentially heritable) between field and greenhouse-grown plants from the same populations</w:t>
        </w:r>
      </w:ins>
      <w:ins w:id="135" w:author="Robert" w:date="2021-12-29T14:07:00Z">
        <w:r w:rsidR="001D6EBD">
          <w:rPr>
            <w:rFonts w:ascii="Times New Roman" w:hAnsi="Times New Roman" w:cs="Times New Roman"/>
          </w:rPr>
          <w:t xml:space="preserve">. </w:t>
        </w:r>
      </w:ins>
      <w:del w:id="136" w:author="Robert" w:date="2021-12-29T14:07:00Z">
        <w:r w:rsidDel="001D6EBD">
          <w:rPr>
            <w:rFonts w:ascii="Times New Roman" w:hAnsi="Times New Roman" w:cs="Times New Roman"/>
          </w:rPr>
          <w:delText>allow</w:delText>
        </w:r>
        <w:r w:rsidR="00FB5A51" w:rsidDel="001D6EBD">
          <w:rPr>
            <w:rFonts w:ascii="Times New Roman" w:hAnsi="Times New Roman" w:cs="Times New Roman"/>
          </w:rPr>
          <w:delText>ing</w:delText>
        </w:r>
        <w:r w:rsidDel="001D6EBD">
          <w:rPr>
            <w:rFonts w:ascii="Times New Roman" w:hAnsi="Times New Roman" w:cs="Times New Roman"/>
          </w:rPr>
          <w:delText xml:space="preserve"> us to assess </w:delText>
        </w:r>
        <w:r w:rsidR="000013CC" w:rsidDel="001D6EBD">
          <w:rPr>
            <w:rFonts w:ascii="Times New Roman" w:hAnsi="Times New Roman" w:cs="Times New Roman"/>
          </w:rPr>
          <w:delText xml:space="preserve">the degree to which plasticity contributes to chemical </w:delText>
        </w:r>
        <w:r w:rsidDel="001D6EBD">
          <w:rPr>
            <w:rFonts w:ascii="Times New Roman" w:hAnsi="Times New Roman" w:cs="Times New Roman"/>
          </w:rPr>
          <w:delText>variation observed in natural populations</w:delText>
        </w:r>
      </w:del>
      <w:r>
        <w:rPr>
          <w:rFonts w:ascii="Times New Roman" w:hAnsi="Times New Roman" w:cs="Times New Roman"/>
        </w:rPr>
        <w:t>.</w:t>
      </w:r>
      <w:commentRangeEnd w:id="107"/>
      <w:r w:rsidR="00B654E2">
        <w:rPr>
          <w:rStyle w:val="CommentReference"/>
        </w:rPr>
        <w:commentReference w:id="107"/>
      </w:r>
      <w:ins w:id="137" w:author="Robert" w:date="2021-12-29T14:09:00Z">
        <w:r w:rsidR="001D6EBD">
          <w:rPr>
            <w:rFonts w:ascii="Times New Roman" w:hAnsi="Times New Roman" w:cs="Times New Roman"/>
          </w:rPr>
          <w:t xml:space="preserve"> </w:t>
        </w:r>
      </w:ins>
      <w:ins w:id="138" w:author="Robert" w:date="2021-12-29T14:12:00Z">
        <w:r w:rsidR="00BB1ACA">
          <w:rPr>
            <w:rFonts w:ascii="Times New Roman" w:hAnsi="Times New Roman" w:cs="Times New Roman"/>
          </w:rPr>
          <w:t xml:space="preserve"> Our findings</w:t>
        </w:r>
        <w:proofErr w:type="gramStart"/>
        <w:r w:rsidR="00BB1ACA">
          <w:rPr>
            <w:rFonts w:ascii="Times New Roman" w:hAnsi="Times New Roman" w:cs="Times New Roman"/>
          </w:rPr>
          <w:t>…(</w:t>
        </w:r>
        <w:proofErr w:type="gramEnd"/>
        <w:r w:rsidR="00BB1ACA">
          <w:rPr>
            <w:rFonts w:ascii="Times New Roman" w:hAnsi="Times New Roman" w:cs="Times New Roman"/>
          </w:rPr>
          <w:t xml:space="preserve">COME BACK TO THIS WHEN WE ARE DONE). </w:t>
        </w:r>
      </w:ins>
    </w:p>
    <w:p w14:paraId="25A527CB" w14:textId="77777777" w:rsidR="00F410F7" w:rsidRDefault="00F410F7" w:rsidP="000271D1">
      <w:pPr>
        <w:spacing w:line="480" w:lineRule="auto"/>
        <w:rPr>
          <w:rFonts w:ascii="Times New Roman" w:hAnsi="Times New Roman" w:cs="Times New Roman"/>
          <w:b/>
        </w:rPr>
      </w:pPr>
    </w:p>
    <w:p w14:paraId="2162CA08" w14:textId="17F671D5" w:rsidR="00FF4187" w:rsidRPr="008F73BC" w:rsidRDefault="0054492D" w:rsidP="000271D1">
      <w:pPr>
        <w:spacing w:line="480" w:lineRule="auto"/>
        <w:rPr>
          <w:rFonts w:ascii="Times New Roman" w:hAnsi="Times New Roman" w:cs="Times New Roman"/>
          <w:b/>
        </w:rPr>
      </w:pPr>
      <w:r>
        <w:rPr>
          <w:rFonts w:ascii="Times New Roman" w:hAnsi="Times New Roman" w:cs="Times New Roman"/>
          <w:b/>
        </w:rPr>
        <w:t xml:space="preserve">2. </w:t>
      </w:r>
      <w:r w:rsidR="00F37D7B" w:rsidRPr="008F73BC">
        <w:rPr>
          <w:rFonts w:ascii="Times New Roman" w:hAnsi="Times New Roman" w:cs="Times New Roman"/>
          <w:b/>
        </w:rPr>
        <w:t>Results</w:t>
      </w:r>
      <w:r w:rsidR="00AE6617" w:rsidRPr="008F73BC">
        <w:rPr>
          <w:rFonts w:ascii="Times New Roman" w:hAnsi="Times New Roman" w:cs="Times New Roman"/>
          <w:b/>
        </w:rPr>
        <w:t xml:space="preserve"> and Discussion</w:t>
      </w:r>
    </w:p>
    <w:p w14:paraId="427C02FE" w14:textId="436FF589" w:rsidR="00C276D2" w:rsidRPr="00C276D2" w:rsidRDefault="00244E3E" w:rsidP="000271D1">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2.1. </w:t>
      </w:r>
      <w:r w:rsidR="00C276D2" w:rsidRPr="00311B1E">
        <w:rPr>
          <w:rFonts w:ascii="Times New Roman" w:hAnsi="Times New Roman" w:cs="Times New Roman"/>
          <w:i/>
          <w:iCs/>
          <w:color w:val="000000" w:themeColor="text1"/>
        </w:rPr>
        <w:t>Species-</w:t>
      </w:r>
      <w:r w:rsidR="00505348">
        <w:rPr>
          <w:rFonts w:ascii="Times New Roman" w:hAnsi="Times New Roman" w:cs="Times New Roman"/>
          <w:i/>
          <w:iCs/>
          <w:color w:val="000000" w:themeColor="text1"/>
        </w:rPr>
        <w:t>W</w:t>
      </w:r>
      <w:r w:rsidR="00C276D2" w:rsidRPr="00311B1E">
        <w:rPr>
          <w:rFonts w:ascii="Times New Roman" w:hAnsi="Times New Roman" w:cs="Times New Roman"/>
          <w:i/>
          <w:iCs/>
          <w:color w:val="000000" w:themeColor="text1"/>
        </w:rPr>
        <w:t xml:space="preserve">ide </w:t>
      </w:r>
      <w:r w:rsidR="00505348">
        <w:rPr>
          <w:rFonts w:ascii="Times New Roman" w:hAnsi="Times New Roman" w:cs="Times New Roman"/>
          <w:i/>
          <w:iCs/>
          <w:color w:val="000000" w:themeColor="text1"/>
        </w:rPr>
        <w:t xml:space="preserve">Variation in </w:t>
      </w:r>
      <w:r w:rsidR="00C276D2" w:rsidRPr="00311B1E">
        <w:rPr>
          <w:rFonts w:ascii="Times New Roman" w:hAnsi="Times New Roman" w:cs="Times New Roman"/>
          <w:i/>
          <w:iCs/>
          <w:color w:val="000000" w:themeColor="text1"/>
        </w:rPr>
        <w:t xml:space="preserve">Floral </w:t>
      </w:r>
      <w:r w:rsidR="00505348">
        <w:rPr>
          <w:rFonts w:ascii="Times New Roman" w:hAnsi="Times New Roman" w:cs="Times New Roman"/>
          <w:i/>
          <w:iCs/>
          <w:color w:val="000000" w:themeColor="text1"/>
        </w:rPr>
        <w:t>Traits</w:t>
      </w:r>
      <w:r w:rsidR="00C276D2" w:rsidRPr="00311B1E">
        <w:rPr>
          <w:rFonts w:ascii="Times New Roman" w:hAnsi="Times New Roman" w:cs="Times New Roman"/>
          <w:i/>
          <w:iCs/>
          <w:color w:val="000000" w:themeColor="text1"/>
        </w:rPr>
        <w:t xml:space="preserve"> </w:t>
      </w:r>
    </w:p>
    <w:p w14:paraId="4CB561A3" w14:textId="2214F398" w:rsidR="00C276D2" w:rsidRDefault="00C276D2" w:rsidP="000271D1">
      <w:pPr>
        <w:spacing w:line="480" w:lineRule="auto"/>
        <w:ind w:firstLine="720"/>
        <w:rPr>
          <w:rFonts w:ascii="Times New Roman" w:hAnsi="Times New Roman" w:cs="Times New Roman"/>
          <w:color w:val="000000" w:themeColor="text1"/>
        </w:rPr>
      </w:pPr>
      <w:r w:rsidRPr="00DA6000">
        <w:rPr>
          <w:rFonts w:ascii="Times New Roman" w:hAnsi="Times New Roman" w:cs="Times New Roman"/>
          <w:color w:val="000000" w:themeColor="text1"/>
        </w:rPr>
        <w:t xml:space="preserve">A total of </w:t>
      </w:r>
      <w:r>
        <w:rPr>
          <w:rFonts w:ascii="Times New Roman" w:hAnsi="Times New Roman" w:cs="Times New Roman"/>
          <w:color w:val="000000" w:themeColor="text1"/>
        </w:rPr>
        <w:t>3</w:t>
      </w:r>
      <w:r w:rsidRPr="00DA6000">
        <w:rPr>
          <w:rFonts w:ascii="Times New Roman" w:hAnsi="Times New Roman" w:cs="Times New Roman"/>
          <w:color w:val="000000" w:themeColor="text1"/>
        </w:rPr>
        <w:t xml:space="preserve">5 </w:t>
      </w:r>
      <w:r>
        <w:rPr>
          <w:rFonts w:ascii="Times New Roman" w:hAnsi="Times New Roman" w:cs="Times New Roman"/>
          <w:color w:val="000000" w:themeColor="text1"/>
        </w:rPr>
        <w:t xml:space="preserve">floral </w:t>
      </w:r>
      <w:r w:rsidRPr="00DA6000">
        <w:rPr>
          <w:rFonts w:ascii="Times New Roman" w:hAnsi="Times New Roman" w:cs="Times New Roman"/>
          <w:color w:val="000000" w:themeColor="text1"/>
        </w:rPr>
        <w:t>volatile</w:t>
      </w:r>
      <w:r>
        <w:rPr>
          <w:rFonts w:ascii="Times New Roman" w:hAnsi="Times New Roman" w:cs="Times New Roman"/>
          <w:color w:val="000000" w:themeColor="text1"/>
        </w:rPr>
        <w:t>s</w:t>
      </w:r>
      <w:r w:rsidRPr="00DA6000">
        <w:rPr>
          <w:rFonts w:ascii="Times New Roman" w:hAnsi="Times New Roman" w:cs="Times New Roman"/>
          <w:color w:val="000000" w:themeColor="text1"/>
        </w:rPr>
        <w:t xml:space="preserve"> were </w:t>
      </w:r>
      <w:r>
        <w:rPr>
          <w:rFonts w:ascii="Times New Roman" w:hAnsi="Times New Roman" w:cs="Times New Roman"/>
          <w:color w:val="000000" w:themeColor="text1"/>
        </w:rPr>
        <w:t>identified</w:t>
      </w:r>
      <w:r w:rsidRPr="00DA6000">
        <w:rPr>
          <w:rFonts w:ascii="Times New Roman" w:hAnsi="Times New Roman" w:cs="Times New Roman"/>
          <w:color w:val="000000" w:themeColor="text1"/>
        </w:rPr>
        <w:t xml:space="preserve"> from </w:t>
      </w:r>
      <w:r>
        <w:rPr>
          <w:rFonts w:ascii="Times New Roman" w:hAnsi="Times New Roman" w:cs="Times New Roman"/>
          <w:color w:val="000000" w:themeColor="text1"/>
        </w:rPr>
        <w:t>19 natural populations</w:t>
      </w:r>
      <w:r w:rsidRPr="00DA6000">
        <w:rPr>
          <w:rFonts w:ascii="Times New Roman" w:hAnsi="Times New Roman" w:cs="Times New Roman"/>
          <w:color w:val="000000" w:themeColor="text1"/>
        </w:rPr>
        <w:t xml:space="preserve"> of </w:t>
      </w:r>
      <w:r w:rsidRPr="00DA6000">
        <w:rPr>
          <w:rFonts w:ascii="Times New Roman" w:hAnsi="Times New Roman" w:cs="Times New Roman"/>
          <w:i/>
          <w:iCs/>
          <w:color w:val="000000" w:themeColor="text1"/>
        </w:rPr>
        <w:t xml:space="preserve">O. </w:t>
      </w:r>
      <w:proofErr w:type="spellStart"/>
      <w:r w:rsidRPr="00DA6000">
        <w:rPr>
          <w:rFonts w:ascii="Times New Roman" w:hAnsi="Times New Roman" w:cs="Times New Roman"/>
          <w:i/>
          <w:iCs/>
          <w:color w:val="000000" w:themeColor="text1"/>
        </w:rPr>
        <w:t>harringtonii</w:t>
      </w:r>
      <w:proofErr w:type="spellEnd"/>
      <w:r>
        <w:rPr>
          <w:rFonts w:ascii="Times New Roman" w:hAnsi="Times New Roman" w:cs="Times New Roman"/>
          <w:color w:val="000000" w:themeColor="text1"/>
        </w:rPr>
        <w:t xml:space="preserve"> across the entirety of its natural distribution</w:t>
      </w:r>
      <w:r>
        <w:rPr>
          <w:rFonts w:ascii="Times New Roman" w:hAnsi="Times New Roman" w:cs="Times New Roman"/>
          <w:i/>
          <w:iCs/>
          <w:color w:val="000000" w:themeColor="text1"/>
        </w:rPr>
        <w:t>.</w:t>
      </w:r>
      <w:r>
        <w:rPr>
          <w:rFonts w:ascii="Times New Roman" w:hAnsi="Times New Roman" w:cs="Times New Roman"/>
          <w:color w:val="000000" w:themeColor="text1"/>
        </w:rPr>
        <w:t xml:space="preserve"> These VOCs </w:t>
      </w:r>
      <w:r w:rsidRPr="00DA6000">
        <w:rPr>
          <w:rFonts w:ascii="Times New Roman" w:hAnsi="Times New Roman" w:cs="Times New Roman"/>
          <w:color w:val="000000" w:themeColor="text1"/>
        </w:rPr>
        <w:t xml:space="preserve">included 11 monoterpenoids, </w:t>
      </w:r>
      <w:r>
        <w:rPr>
          <w:rFonts w:ascii="Times New Roman" w:hAnsi="Times New Roman" w:cs="Times New Roman"/>
          <w:color w:val="000000" w:themeColor="text1"/>
        </w:rPr>
        <w:t>11</w:t>
      </w:r>
      <w:r w:rsidRPr="00DA6000">
        <w:rPr>
          <w:rFonts w:ascii="Times New Roman" w:hAnsi="Times New Roman" w:cs="Times New Roman"/>
          <w:color w:val="000000" w:themeColor="text1"/>
        </w:rPr>
        <w:t xml:space="preserve"> sesquiterpenoids, </w:t>
      </w:r>
      <w:r>
        <w:rPr>
          <w:rFonts w:ascii="Times New Roman" w:hAnsi="Times New Roman" w:cs="Times New Roman"/>
          <w:color w:val="000000" w:themeColor="text1"/>
        </w:rPr>
        <w:t xml:space="preserve">7 nitrogenous aldoximes and related compounds, </w:t>
      </w:r>
      <w:r w:rsidRPr="00DA6000">
        <w:rPr>
          <w:rFonts w:ascii="Times New Roman" w:hAnsi="Times New Roman" w:cs="Times New Roman"/>
          <w:color w:val="000000" w:themeColor="text1"/>
        </w:rPr>
        <w:t xml:space="preserve">3 aromatics, </w:t>
      </w:r>
      <w:r>
        <w:rPr>
          <w:rFonts w:ascii="Times New Roman" w:hAnsi="Times New Roman" w:cs="Times New Roman"/>
          <w:color w:val="000000" w:themeColor="text1"/>
        </w:rPr>
        <w:t xml:space="preserve">two additional </w:t>
      </w:r>
      <w:r w:rsidRPr="00DA6000">
        <w:rPr>
          <w:rFonts w:ascii="Times New Roman" w:hAnsi="Times New Roman" w:cs="Times New Roman"/>
          <w:color w:val="000000" w:themeColor="text1"/>
        </w:rPr>
        <w:t>terpen</w:t>
      </w:r>
      <w:r>
        <w:rPr>
          <w:rFonts w:ascii="Times New Roman" w:hAnsi="Times New Roman" w:cs="Times New Roman"/>
          <w:color w:val="000000" w:themeColor="text1"/>
        </w:rPr>
        <w:t>oids</w:t>
      </w:r>
      <w:r w:rsidRPr="00DA6000">
        <w:rPr>
          <w:rFonts w:ascii="Times New Roman" w:hAnsi="Times New Roman" w:cs="Times New Roman"/>
          <w:color w:val="000000" w:themeColor="text1"/>
        </w:rPr>
        <w:t xml:space="preserve"> </w:t>
      </w:r>
      <w:ins w:id="139" w:author="Robert" w:date="2021-12-21T20:29:00Z">
        <w:r w:rsidR="00B60789">
          <w:rPr>
            <w:rFonts w:ascii="Times New Roman" w:hAnsi="Times New Roman" w:cs="Times New Roman"/>
            <w:color w:val="000000" w:themeColor="text1"/>
          </w:rPr>
          <w:t xml:space="preserve">(the diterpene-derived </w:t>
        </w:r>
        <w:proofErr w:type="spellStart"/>
        <w:r w:rsidR="00B60789">
          <w:rPr>
            <w:rFonts w:ascii="Times New Roman" w:hAnsi="Times New Roman" w:cs="Times New Roman"/>
            <w:color w:val="000000" w:themeColor="text1"/>
          </w:rPr>
          <w:t>isophytol</w:t>
        </w:r>
        <w:proofErr w:type="spellEnd"/>
        <w:r w:rsidR="00B60789">
          <w:rPr>
            <w:rFonts w:ascii="Times New Roman" w:hAnsi="Times New Roman" w:cs="Times New Roman"/>
            <w:color w:val="000000" w:themeColor="text1"/>
          </w:rPr>
          <w:t xml:space="preserve"> and </w:t>
        </w:r>
      </w:ins>
      <w:ins w:id="140" w:author="Robert" w:date="2021-12-21T20:31:00Z">
        <w:r w:rsidR="00B60789">
          <w:rPr>
            <w:rFonts w:ascii="Times New Roman" w:hAnsi="Times New Roman" w:cs="Times New Roman"/>
            <w:color w:val="000000" w:themeColor="text1"/>
          </w:rPr>
          <w:t>(</w:t>
        </w:r>
        <w:proofErr w:type="gramStart"/>
        <w:r w:rsidR="00B60789" w:rsidRPr="00B60789">
          <w:rPr>
            <w:rFonts w:ascii="Times New Roman" w:hAnsi="Times New Roman" w:cs="Times New Roman"/>
            <w:i/>
            <w:iCs/>
            <w:color w:val="000000" w:themeColor="text1"/>
            <w:rPrChange w:id="141" w:author="Robert" w:date="2021-12-21T20:31:00Z">
              <w:rPr>
                <w:rFonts w:ascii="Times New Roman" w:hAnsi="Times New Roman" w:cs="Times New Roman"/>
                <w:color w:val="000000" w:themeColor="text1"/>
              </w:rPr>
            </w:rPrChange>
          </w:rPr>
          <w:t>E,E</w:t>
        </w:r>
        <w:proofErr w:type="gramEnd"/>
        <w:r w:rsidR="00B60789">
          <w:rPr>
            <w:rFonts w:ascii="Times New Roman" w:hAnsi="Times New Roman" w:cs="Times New Roman"/>
            <w:color w:val="000000" w:themeColor="text1"/>
          </w:rPr>
          <w:t>)-4,8,12-trimethyltrideca-1,3,7,11-tetraene = TMTT</w:t>
        </w:r>
      </w:ins>
      <w:ins w:id="142" w:author="Robert" w:date="2021-12-21T20:29:00Z">
        <w:r w:rsidR="00B60789">
          <w:rPr>
            <w:rFonts w:ascii="Times New Roman" w:hAnsi="Times New Roman" w:cs="Times New Roman"/>
            <w:color w:val="000000" w:themeColor="text1"/>
          </w:rPr>
          <w:t xml:space="preserve">) </w:t>
        </w:r>
      </w:ins>
      <w:r w:rsidRPr="00DA6000">
        <w:rPr>
          <w:rFonts w:ascii="Times New Roman" w:hAnsi="Times New Roman" w:cs="Times New Roman"/>
          <w:color w:val="000000" w:themeColor="text1"/>
        </w:rPr>
        <w:t xml:space="preserve">and </w:t>
      </w:r>
      <w:r>
        <w:rPr>
          <w:rFonts w:ascii="Times New Roman" w:hAnsi="Times New Roman" w:cs="Times New Roman"/>
          <w:color w:val="000000" w:themeColor="text1"/>
        </w:rPr>
        <w:t>the</w:t>
      </w:r>
      <w:r w:rsidRPr="00DA6000">
        <w:rPr>
          <w:rFonts w:ascii="Times New Roman" w:hAnsi="Times New Roman" w:cs="Times New Roman"/>
          <w:color w:val="000000" w:themeColor="text1"/>
        </w:rPr>
        <w:t xml:space="preserve"> fatty acid </w:t>
      </w:r>
      <w:r>
        <w:rPr>
          <w:rFonts w:ascii="Times New Roman" w:hAnsi="Times New Roman" w:cs="Times New Roman"/>
          <w:color w:val="000000" w:themeColor="text1"/>
        </w:rPr>
        <w:t>derived “jasmine lactone”</w:t>
      </w:r>
      <w:r w:rsidRPr="00DA6000">
        <w:rPr>
          <w:rFonts w:ascii="Times New Roman" w:hAnsi="Times New Roman" w:cs="Times New Roman"/>
          <w:color w:val="000000" w:themeColor="text1"/>
        </w:rPr>
        <w:t xml:space="preserve"> (</w:t>
      </w:r>
      <w:r>
        <w:rPr>
          <w:rFonts w:ascii="Times New Roman" w:hAnsi="Times New Roman" w:cs="Times New Roman"/>
          <w:color w:val="000000" w:themeColor="text1"/>
        </w:rPr>
        <w:t>7-decen-5-olide</w:t>
      </w:r>
      <w:r w:rsidRPr="00E96642">
        <w:rPr>
          <w:rFonts w:ascii="Times New Roman" w:hAnsi="Times New Roman" w:cs="Times New Roman"/>
          <w:color w:val="000000" w:themeColor="text1"/>
        </w:rPr>
        <w:t xml:space="preserve">; </w:t>
      </w:r>
      <w:commentRangeStart w:id="143"/>
      <w:commentRangeStart w:id="144"/>
      <w:r w:rsidR="007F1339" w:rsidRPr="00E96642">
        <w:rPr>
          <w:rFonts w:ascii="Times New Roman" w:hAnsi="Times New Roman" w:cs="Times New Roman"/>
          <w:color w:val="000000" w:themeColor="text1"/>
        </w:rPr>
        <w:t xml:space="preserve">Table </w:t>
      </w:r>
      <w:del w:id="145" w:author="Krissa Skogen" w:date="2022-01-05T10:50:00Z">
        <w:r w:rsidR="008D6F6A" w:rsidRPr="00E96642" w:rsidDel="00063190">
          <w:rPr>
            <w:rFonts w:ascii="Times New Roman" w:hAnsi="Times New Roman" w:cs="Times New Roman"/>
            <w:color w:val="000000" w:themeColor="text1"/>
          </w:rPr>
          <w:delText>2</w:delText>
        </w:r>
        <w:commentRangeEnd w:id="143"/>
        <w:r w:rsidR="00436958" w:rsidDel="00063190">
          <w:rPr>
            <w:rStyle w:val="CommentReference"/>
          </w:rPr>
          <w:commentReference w:id="143"/>
        </w:r>
        <w:commentRangeEnd w:id="144"/>
        <w:r w:rsidR="00B60789" w:rsidDel="00063190">
          <w:rPr>
            <w:rStyle w:val="CommentReference"/>
          </w:rPr>
          <w:commentReference w:id="144"/>
        </w:r>
      </w:del>
      <w:ins w:id="146" w:author="Krissa Skogen" w:date="2022-01-05T10:50:00Z">
        <w:r w:rsidR="00063190">
          <w:rPr>
            <w:rFonts w:ascii="Times New Roman" w:hAnsi="Times New Roman" w:cs="Times New Roman"/>
            <w:color w:val="000000" w:themeColor="text1"/>
          </w:rPr>
          <w:t>S1</w:t>
        </w:r>
      </w:ins>
      <w:r w:rsidRPr="00E96642">
        <w:rPr>
          <w:rFonts w:ascii="Times New Roman" w:hAnsi="Times New Roman" w:cs="Times New Roman"/>
          <w:color w:val="000000" w:themeColor="text1"/>
        </w:rPr>
        <w:t>). Most</w:t>
      </w:r>
      <w:r>
        <w:rPr>
          <w:rFonts w:ascii="Times New Roman" w:hAnsi="Times New Roman" w:cs="Times New Roman"/>
          <w:color w:val="000000" w:themeColor="text1"/>
        </w:rPr>
        <w:t xml:space="preserve"> GC-MS traces were dominated by one or two monoterpenes, (</w:t>
      </w:r>
      <w:r w:rsidRPr="00311B1E">
        <w:rPr>
          <w:rFonts w:ascii="Times New Roman" w:hAnsi="Times New Roman" w:cs="Times New Roman"/>
          <w:i/>
          <w:iCs/>
          <w:color w:val="000000" w:themeColor="text1"/>
        </w:rPr>
        <w:t>E</w:t>
      </w:r>
      <w:r>
        <w:rPr>
          <w:rFonts w:ascii="Times New Roman" w:hAnsi="Times New Roman" w:cs="Times New Roman"/>
          <w:color w:val="000000" w:themeColor="text1"/>
        </w:rPr>
        <w:t xml:space="preserve">)-β-ocimene and </w:t>
      </w:r>
      <w:r w:rsidR="00505348">
        <w:rPr>
          <w:rFonts w:ascii="Times New Roman" w:hAnsi="Times New Roman" w:cs="Times New Roman"/>
          <w:color w:val="000000" w:themeColor="text1"/>
        </w:rPr>
        <w:t>(</w:t>
      </w:r>
      <w:r w:rsidR="00505348" w:rsidRPr="009D5F37">
        <w:rPr>
          <w:rFonts w:ascii="Times New Roman" w:hAnsi="Times New Roman" w:cs="Times New Roman"/>
          <w:i/>
          <w:iCs/>
          <w:color w:val="000000" w:themeColor="text1"/>
          <w:rPrChange w:id="147" w:author="Robert" w:date="2021-12-29T12:27: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)-(-)-linalool</w:t>
      </w:r>
      <w:r>
        <w:rPr>
          <w:rFonts w:ascii="Times New Roman" w:hAnsi="Times New Roman" w:cs="Times New Roman"/>
          <w:color w:val="000000" w:themeColor="text1"/>
        </w:rPr>
        <w:t xml:space="preserve">, combining for 80.7 to 97.2% of total ion chromatogram peak area across all populations. Previous analyses using chiral GC-MS </w:t>
      </w:r>
      <w:ins w:id="148" w:author="Robert" w:date="2021-12-29T12:28:00Z">
        <w:r w:rsidR="009D5F37">
          <w:rPr>
            <w:rFonts w:ascii="Times New Roman" w:hAnsi="Times New Roman" w:cs="Times New Roman"/>
            <w:color w:val="000000" w:themeColor="text1"/>
          </w:rPr>
          <w:t xml:space="preserve">had </w:t>
        </w:r>
      </w:ins>
      <w:r>
        <w:rPr>
          <w:rFonts w:ascii="Times New Roman" w:hAnsi="Times New Roman" w:cs="Times New Roman"/>
          <w:color w:val="000000" w:themeColor="text1"/>
        </w:rPr>
        <w:t xml:space="preserve">determined that linalool in </w:t>
      </w:r>
      <w:r w:rsidRPr="00311B1E">
        <w:rPr>
          <w:rFonts w:ascii="Times New Roman" w:hAnsi="Times New Roman" w:cs="Times New Roman"/>
          <w:i/>
          <w:iCs/>
          <w:color w:val="000000" w:themeColor="text1"/>
        </w:rPr>
        <w:t xml:space="preserve">O. </w:t>
      </w:r>
      <w:proofErr w:type="spellStart"/>
      <w:r w:rsidRPr="00311B1E">
        <w:rPr>
          <w:rFonts w:ascii="Times New Roman" w:hAnsi="Times New Roman" w:cs="Times New Roman"/>
          <w:i/>
          <w:iCs/>
          <w:color w:val="000000" w:themeColor="text1"/>
        </w:rPr>
        <w:lastRenderedPageBreak/>
        <w:t>harringtonii</w:t>
      </w:r>
      <w:proofErr w:type="spellEnd"/>
      <w:r>
        <w:rPr>
          <w:rFonts w:ascii="Times New Roman" w:hAnsi="Times New Roman" w:cs="Times New Roman"/>
          <w:color w:val="000000" w:themeColor="text1"/>
        </w:rPr>
        <w:t xml:space="preserve"> and related species is exclusively attributable to the </w:t>
      </w:r>
      <w:r w:rsidR="00505348">
        <w:rPr>
          <w:rFonts w:ascii="Times New Roman" w:hAnsi="Times New Roman" w:cs="Times New Roman"/>
          <w:color w:val="000000" w:themeColor="text1"/>
        </w:rPr>
        <w:t>(</w:t>
      </w:r>
      <w:r w:rsidR="00505348" w:rsidRPr="009D5F37">
        <w:rPr>
          <w:rFonts w:ascii="Times New Roman" w:hAnsi="Times New Roman" w:cs="Times New Roman"/>
          <w:i/>
          <w:iCs/>
          <w:color w:val="000000" w:themeColor="text1"/>
          <w:rPrChange w:id="149" w:author="Robert" w:date="2021-12-29T12:28: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)-(-)-linalool</w:t>
      </w:r>
      <w:r>
        <w:rPr>
          <w:rFonts w:ascii="Times New Roman" w:hAnsi="Times New Roman" w:cs="Times New Roman"/>
          <w:color w:val="000000" w:themeColor="text1"/>
        </w:rPr>
        <w:t xml:space="preserve"> enantiomer </w:t>
      </w:r>
      <w:r w:rsidR="00D357E4" w:rsidRPr="00D357E4">
        <w:rPr>
          <w:rFonts w:ascii="Times New Roman" w:hAnsi="Times New Roman" w:cs="Times New Roman"/>
          <w:noProof/>
          <w:color w:val="000000" w:themeColor="text1"/>
        </w:rPr>
        <w:t xml:space="preserve">(Bechen et al., </w:t>
      </w:r>
      <w:del w:id="150" w:author="Krissa Skogen" w:date="2022-01-05T11:13:00Z">
        <w:r w:rsidR="00D357E4" w:rsidRPr="00D357E4" w:rsidDel="00200061">
          <w:rPr>
            <w:rFonts w:ascii="Times New Roman" w:hAnsi="Times New Roman" w:cs="Times New Roman"/>
            <w:noProof/>
            <w:color w:val="000000" w:themeColor="text1"/>
          </w:rPr>
          <w:delText>In Review</w:delText>
        </w:r>
      </w:del>
      <w:ins w:id="151" w:author="Robert" w:date="2021-12-29T14:12:00Z">
        <w:del w:id="152" w:author="Krissa Skogen" w:date="2022-01-05T11:13:00Z">
          <w:r w:rsidR="00BB1ACA" w:rsidDel="00200061">
            <w:rPr>
              <w:rFonts w:ascii="Times New Roman" w:hAnsi="Times New Roman" w:cs="Times New Roman"/>
              <w:noProof/>
              <w:color w:val="000000" w:themeColor="text1"/>
            </w:rPr>
            <w:delText>PRESS???</w:delText>
          </w:r>
        </w:del>
      </w:ins>
      <w:del w:id="153" w:author="Krissa Skogen" w:date="2022-01-05T11:13:00Z">
        <w:r w:rsidR="00D357E4" w:rsidRPr="00D357E4" w:rsidDel="00200061">
          <w:rPr>
            <w:rFonts w:ascii="Times New Roman" w:hAnsi="Times New Roman" w:cs="Times New Roman"/>
            <w:noProof/>
            <w:color w:val="000000" w:themeColor="text1"/>
          </w:rPr>
          <w:delText>)</w:delText>
        </w:r>
        <w:r w:rsidRPr="00D357E4" w:rsidDel="00200061">
          <w:rPr>
            <w:rFonts w:ascii="Times New Roman" w:hAnsi="Times New Roman" w:cs="Times New Roman"/>
            <w:color w:val="000000" w:themeColor="text1"/>
          </w:rPr>
          <w:delText>.</w:delText>
        </w:r>
      </w:del>
      <w:ins w:id="154" w:author="Krissa Skogen" w:date="2022-01-05T11:13:00Z">
        <w:r w:rsidR="00200061">
          <w:rPr>
            <w:rFonts w:ascii="Times New Roman" w:hAnsi="Times New Roman" w:cs="Times New Roman"/>
            <w:noProof/>
            <w:color w:val="000000" w:themeColor="text1"/>
          </w:rPr>
          <w:t>in press)</w:t>
        </w:r>
      </w:ins>
      <w:r w:rsidRPr="00D357E4">
        <w:rPr>
          <w:rFonts w:ascii="Times New Roman" w:hAnsi="Times New Roman" w:cs="Times New Roman"/>
          <w:color w:val="000000" w:themeColor="text1"/>
        </w:rPr>
        <w:t xml:space="preserve"> Occasional</w:t>
      </w:r>
      <w:r>
        <w:rPr>
          <w:rFonts w:ascii="Times New Roman" w:hAnsi="Times New Roman" w:cs="Times New Roman"/>
          <w:color w:val="000000" w:themeColor="text1"/>
        </w:rPr>
        <w:t xml:space="preserve"> individuals from southeastern populations (MONS, WALS, DC, TRIN, CHAL/MAV) emitted large amounts of (</w:t>
      </w:r>
      <w:proofErr w:type="gramStart"/>
      <w:r w:rsidRPr="00311B1E">
        <w:rPr>
          <w:rFonts w:ascii="Times New Roman" w:hAnsi="Times New Roman" w:cs="Times New Roman"/>
          <w:i/>
          <w:iCs/>
          <w:color w:val="000000" w:themeColor="text1"/>
        </w:rPr>
        <w:t>E,E</w:t>
      </w:r>
      <w:proofErr w:type="gramEnd"/>
      <w:r>
        <w:rPr>
          <w:rFonts w:ascii="Times New Roman" w:hAnsi="Times New Roman" w:cs="Times New Roman"/>
          <w:color w:val="000000" w:themeColor="text1"/>
        </w:rPr>
        <w:t>)-α-</w:t>
      </w:r>
      <w:proofErr w:type="spellStart"/>
      <w:r>
        <w:rPr>
          <w:rFonts w:ascii="Times New Roman" w:hAnsi="Times New Roman" w:cs="Times New Roman"/>
          <w:color w:val="000000" w:themeColor="text1"/>
        </w:rPr>
        <w:t>farnesene</w:t>
      </w:r>
      <w:proofErr w:type="spellEnd"/>
      <w:r>
        <w:rPr>
          <w:rFonts w:ascii="Times New Roman" w:hAnsi="Times New Roman" w:cs="Times New Roman"/>
          <w:color w:val="000000" w:themeColor="text1"/>
        </w:rPr>
        <w:t xml:space="preserve"> (</w:t>
      </w:r>
      <w:commentRangeStart w:id="155"/>
      <w:commentRangeStart w:id="156"/>
      <w:r w:rsidR="007F1339">
        <w:rPr>
          <w:rFonts w:ascii="Times New Roman" w:hAnsi="Times New Roman" w:cs="Times New Roman"/>
          <w:color w:val="000000" w:themeColor="text1"/>
        </w:rPr>
        <w:t>Table</w:t>
      </w:r>
      <w:r w:rsidR="004E28EC">
        <w:rPr>
          <w:rFonts w:ascii="Times New Roman" w:hAnsi="Times New Roman" w:cs="Times New Roman"/>
          <w:color w:val="000000" w:themeColor="text1"/>
        </w:rPr>
        <w:t xml:space="preserve"> </w:t>
      </w:r>
      <w:ins w:id="157" w:author="Robert" w:date="2021-12-29T12:28:00Z">
        <w:r w:rsidR="009D5F37">
          <w:rPr>
            <w:rFonts w:ascii="Times New Roman" w:hAnsi="Times New Roman" w:cs="Times New Roman"/>
            <w:color w:val="000000" w:themeColor="text1"/>
          </w:rPr>
          <w:t>S1</w:t>
        </w:r>
      </w:ins>
      <w:del w:id="158" w:author="Robert" w:date="2021-12-29T12:28:00Z">
        <w:r w:rsidR="004E28EC" w:rsidDel="009D5F37">
          <w:rPr>
            <w:rFonts w:ascii="Times New Roman" w:hAnsi="Times New Roman" w:cs="Times New Roman"/>
            <w:color w:val="000000" w:themeColor="text1"/>
          </w:rPr>
          <w:delText>2</w:delText>
        </w:r>
      </w:del>
      <w:commentRangeEnd w:id="155"/>
      <w:r w:rsidR="00B654E2">
        <w:rPr>
          <w:rStyle w:val="CommentReference"/>
        </w:rPr>
        <w:commentReference w:id="155"/>
      </w:r>
      <w:commentRangeEnd w:id="156"/>
      <w:r w:rsidR="009D5F37">
        <w:rPr>
          <w:rStyle w:val="CommentReference"/>
        </w:rPr>
        <w:commentReference w:id="156"/>
      </w:r>
      <w:r>
        <w:rPr>
          <w:rFonts w:ascii="Times New Roman" w:hAnsi="Times New Roman" w:cs="Times New Roman"/>
          <w:color w:val="000000" w:themeColor="text1"/>
        </w:rPr>
        <w:t>). Remarkably, none of the remaining 32 VOCs accounted for more than 5% of total emissions in any population</w:t>
      </w:r>
      <w:ins w:id="159" w:author="Robert" w:date="2021-12-29T12:28:00Z">
        <w:r w:rsidR="005576D5">
          <w:rPr>
            <w:rFonts w:ascii="Times New Roman" w:hAnsi="Times New Roman" w:cs="Times New Roman"/>
            <w:color w:val="000000" w:themeColor="text1"/>
          </w:rPr>
          <w:t xml:space="preserve"> (Table S1)</w:t>
        </w:r>
      </w:ins>
      <w:r>
        <w:rPr>
          <w:rFonts w:ascii="Times New Roman" w:hAnsi="Times New Roman" w:cs="Times New Roman"/>
          <w:color w:val="000000" w:themeColor="text1"/>
        </w:rPr>
        <w:t xml:space="preserve">. These minor constituents included terpenoids </w:t>
      </w:r>
      <w:ins w:id="160" w:author="Robert" w:date="2021-12-21T20:18:00Z">
        <w:r w:rsidR="00312EFB">
          <w:rPr>
            <w:rFonts w:ascii="Times New Roman" w:hAnsi="Times New Roman" w:cs="Times New Roman"/>
            <w:color w:val="000000" w:themeColor="text1"/>
          </w:rPr>
          <w:t xml:space="preserve">that were structurally similar </w:t>
        </w:r>
      </w:ins>
      <w:commentRangeStart w:id="161"/>
      <w:commentRangeStart w:id="162"/>
      <w:del w:id="163" w:author="Robert" w:date="2021-12-21T20:18:00Z">
        <w:r w:rsidDel="00312EFB">
          <w:rPr>
            <w:rFonts w:ascii="Times New Roman" w:hAnsi="Times New Roman" w:cs="Times New Roman"/>
            <w:color w:val="000000" w:themeColor="text1"/>
          </w:rPr>
          <w:delText xml:space="preserve">related </w:delText>
        </w:r>
        <w:commentRangeEnd w:id="161"/>
        <w:r w:rsidR="00B654E2" w:rsidDel="00312EFB">
          <w:rPr>
            <w:rStyle w:val="CommentReference"/>
          </w:rPr>
          <w:commentReference w:id="161"/>
        </w:r>
      </w:del>
      <w:commentRangeEnd w:id="162"/>
      <w:r w:rsidR="00B60789">
        <w:rPr>
          <w:rStyle w:val="CommentReference"/>
        </w:rPr>
        <w:commentReference w:id="162"/>
      </w:r>
      <w:r>
        <w:rPr>
          <w:rFonts w:ascii="Times New Roman" w:hAnsi="Times New Roman" w:cs="Times New Roman"/>
          <w:color w:val="000000" w:themeColor="text1"/>
        </w:rPr>
        <w:t>to the 3 dominant compounds listed above (e.g. (</w:t>
      </w:r>
      <w:r w:rsidRPr="00311B1E">
        <w:rPr>
          <w:rFonts w:ascii="Times New Roman" w:hAnsi="Times New Roman" w:cs="Times New Roman"/>
          <w:i/>
          <w:iCs/>
          <w:color w:val="000000" w:themeColor="text1"/>
        </w:rPr>
        <w:t>Z,E</w:t>
      </w:r>
      <w:r>
        <w:rPr>
          <w:rFonts w:ascii="Times New Roman" w:hAnsi="Times New Roman" w:cs="Times New Roman"/>
          <w:color w:val="000000" w:themeColor="text1"/>
        </w:rPr>
        <w:t>)-α-</w:t>
      </w:r>
      <w:proofErr w:type="spellStart"/>
      <w:r>
        <w:rPr>
          <w:rFonts w:ascii="Times New Roman" w:hAnsi="Times New Roman" w:cs="Times New Roman"/>
          <w:color w:val="000000" w:themeColor="text1"/>
        </w:rPr>
        <w:t>farnesene</w:t>
      </w:r>
      <w:proofErr w:type="spellEnd"/>
      <w:r>
        <w:rPr>
          <w:rFonts w:ascii="Times New Roman" w:hAnsi="Times New Roman" w:cs="Times New Roman"/>
          <w:color w:val="000000" w:themeColor="text1"/>
        </w:rPr>
        <w:t>, (</w:t>
      </w:r>
      <w:r w:rsidRPr="00311B1E">
        <w:rPr>
          <w:rFonts w:ascii="Times New Roman" w:hAnsi="Times New Roman" w:cs="Times New Roman"/>
          <w:i/>
          <w:iCs/>
          <w:color w:val="000000" w:themeColor="text1"/>
        </w:rPr>
        <w:t>E</w:t>
      </w:r>
      <w:r>
        <w:rPr>
          <w:rFonts w:ascii="Times New Roman" w:hAnsi="Times New Roman" w:cs="Times New Roman"/>
          <w:color w:val="000000" w:themeColor="text1"/>
        </w:rPr>
        <w:t>)-β-</w:t>
      </w:r>
      <w:proofErr w:type="spellStart"/>
      <w:r>
        <w:rPr>
          <w:rFonts w:ascii="Times New Roman" w:hAnsi="Times New Roman" w:cs="Times New Roman"/>
          <w:color w:val="000000" w:themeColor="text1"/>
        </w:rPr>
        <w:t>farnesene</w:t>
      </w:r>
      <w:proofErr w:type="spellEnd"/>
      <w:r>
        <w:rPr>
          <w:rFonts w:ascii="Times New Roman" w:hAnsi="Times New Roman" w:cs="Times New Roman"/>
          <w:color w:val="000000" w:themeColor="text1"/>
        </w:rPr>
        <w:t xml:space="preserve"> and (</w:t>
      </w:r>
      <w:r w:rsidRPr="00311B1E">
        <w:rPr>
          <w:rFonts w:ascii="Times New Roman" w:hAnsi="Times New Roman" w:cs="Times New Roman"/>
          <w:i/>
          <w:iCs/>
          <w:color w:val="000000" w:themeColor="text1"/>
        </w:rPr>
        <w:t>E,E</w:t>
      </w:r>
      <w:r>
        <w:rPr>
          <w:rFonts w:ascii="Times New Roman" w:hAnsi="Times New Roman" w:cs="Times New Roman"/>
          <w:color w:val="000000" w:themeColor="text1"/>
        </w:rPr>
        <w:t>)-farnesol), along with suites of biosynthetically linked metabolites, such as β-caryophyllene, α-humulene and caryophyllene oxide, and PHE-derived aromatics with (</w:t>
      </w:r>
      <w:proofErr w:type="spellStart"/>
      <w:r>
        <w:rPr>
          <w:rFonts w:ascii="Times New Roman" w:hAnsi="Times New Roman" w:cs="Times New Roman"/>
          <w:color w:val="000000" w:themeColor="text1"/>
        </w:rPr>
        <w:t>phenylacetonitrile</w:t>
      </w:r>
      <w:proofErr w:type="spellEnd"/>
      <w:r>
        <w:rPr>
          <w:rFonts w:ascii="Times New Roman" w:hAnsi="Times New Roman" w:cs="Times New Roman"/>
          <w:color w:val="000000" w:themeColor="text1"/>
        </w:rPr>
        <w:t xml:space="preserve">, 1-nitro-2-phenylethane and </w:t>
      </w:r>
      <w:proofErr w:type="spellStart"/>
      <w:r>
        <w:rPr>
          <w:rFonts w:ascii="Times New Roman" w:hAnsi="Times New Roman" w:cs="Times New Roman"/>
          <w:color w:val="000000" w:themeColor="text1"/>
        </w:rPr>
        <w:t>phenylacetaldoxime</w:t>
      </w:r>
      <w:proofErr w:type="spellEnd"/>
      <w:r>
        <w:rPr>
          <w:rFonts w:ascii="Times New Roman" w:hAnsi="Times New Roman" w:cs="Times New Roman"/>
          <w:color w:val="000000" w:themeColor="text1"/>
        </w:rPr>
        <w:t>) or without N-atoms (2-phenylethanol, phenylacetaldehyde)(</w:t>
      </w:r>
      <w:r w:rsidR="007F1339">
        <w:rPr>
          <w:rFonts w:ascii="Times New Roman" w:hAnsi="Times New Roman" w:cs="Times New Roman"/>
          <w:color w:val="000000" w:themeColor="text1"/>
        </w:rPr>
        <w:t xml:space="preserve">Table </w:t>
      </w:r>
      <w:ins w:id="164" w:author="Robert" w:date="2021-12-29T12:29:00Z">
        <w:r w:rsidR="005576D5">
          <w:rPr>
            <w:rFonts w:ascii="Times New Roman" w:hAnsi="Times New Roman" w:cs="Times New Roman"/>
            <w:color w:val="000000" w:themeColor="text1"/>
          </w:rPr>
          <w:t>S1</w:t>
        </w:r>
      </w:ins>
      <w:del w:id="165" w:author="Robert" w:date="2021-12-29T12:29:00Z">
        <w:r w:rsidR="004E28EC" w:rsidDel="005576D5">
          <w:rPr>
            <w:rFonts w:ascii="Times New Roman" w:hAnsi="Times New Roman" w:cs="Times New Roman"/>
            <w:color w:val="000000" w:themeColor="text1"/>
          </w:rPr>
          <w:delText>2</w:delText>
        </w:r>
      </w:del>
      <w:r>
        <w:rPr>
          <w:rFonts w:ascii="Times New Roman" w:hAnsi="Times New Roman" w:cs="Times New Roman"/>
          <w:color w:val="000000" w:themeColor="text1"/>
        </w:rPr>
        <w:t xml:space="preserve">). Nearly all these compounds are characteristic of night-blooming, hawkmoth-pollinated plants worldwide </w:t>
      </w:r>
      <w:r w:rsidR="00D357E4">
        <w:rPr>
          <w:rFonts w:ascii="Times New Roman" w:hAnsi="Times New Roman" w:cs="Times New Roman"/>
          <w:noProof/>
          <w:color w:val="000000" w:themeColor="text1"/>
        </w:rPr>
        <w:t>(Kaiser, 1993; Knudsen and Tollsten, 1993; Levin et al., 2003; Raguso et al., 2003)</w:t>
      </w:r>
      <w:r>
        <w:rPr>
          <w:rFonts w:ascii="Times New Roman" w:hAnsi="Times New Roman" w:cs="Times New Roman"/>
          <w:color w:val="000000" w:themeColor="text1"/>
        </w:rPr>
        <w:t xml:space="preserve">, including other species of </w:t>
      </w:r>
      <w:r w:rsidRPr="00311B1E">
        <w:rPr>
          <w:rFonts w:ascii="Times New Roman" w:hAnsi="Times New Roman" w:cs="Times New Roman"/>
          <w:i/>
          <w:iCs/>
          <w:color w:val="000000" w:themeColor="text1"/>
        </w:rPr>
        <w:t>Oenothera</w:t>
      </w:r>
      <w:r>
        <w:rPr>
          <w:rFonts w:ascii="Times New Roman" w:hAnsi="Times New Roman" w:cs="Times New Roman"/>
          <w:color w:val="000000" w:themeColor="text1"/>
        </w:rPr>
        <w:t xml:space="preserve"> </w:t>
      </w:r>
      <w:r w:rsidR="00D357E4">
        <w:rPr>
          <w:rFonts w:ascii="Times New Roman" w:hAnsi="Times New Roman" w:cs="Times New Roman"/>
          <w:noProof/>
          <w:color w:val="000000" w:themeColor="text1"/>
        </w:rPr>
        <w:t>(Raguso et al., 2007</w:t>
      </w:r>
      <w:ins w:id="166" w:author="Robert" w:date="2021-12-29T12:30:00Z">
        <w:r w:rsidR="005576D5">
          <w:rPr>
            <w:rFonts w:ascii="Times New Roman" w:hAnsi="Times New Roman" w:cs="Times New Roman"/>
            <w:noProof/>
            <w:color w:val="000000" w:themeColor="text1"/>
          </w:rPr>
          <w:t xml:space="preserve">; </w:t>
        </w:r>
        <w:commentRangeStart w:id="167"/>
        <w:r w:rsidR="005576D5">
          <w:rPr>
            <w:rFonts w:ascii="Times New Roman" w:hAnsi="Times New Roman" w:cs="Times New Roman"/>
            <w:noProof/>
            <w:color w:val="000000" w:themeColor="text1"/>
          </w:rPr>
          <w:t xml:space="preserve">Vergara </w:t>
        </w:r>
        <w:commentRangeEnd w:id="167"/>
        <w:r w:rsidR="005576D5">
          <w:rPr>
            <w:rStyle w:val="CommentReference"/>
          </w:rPr>
          <w:commentReference w:id="167"/>
        </w:r>
        <w:r w:rsidR="005576D5">
          <w:rPr>
            <w:rFonts w:ascii="Times New Roman" w:hAnsi="Times New Roman" w:cs="Times New Roman"/>
            <w:noProof/>
            <w:color w:val="000000" w:themeColor="text1"/>
          </w:rPr>
          <w:t>et al. 2011</w:t>
        </w:r>
      </w:ins>
      <w:r w:rsidR="00D357E4">
        <w:rPr>
          <w:rFonts w:ascii="Times New Roman" w:hAnsi="Times New Roman" w:cs="Times New Roman"/>
          <w:noProof/>
          <w:color w:val="000000" w:themeColor="text1"/>
        </w:rPr>
        <w:t>)</w:t>
      </w:r>
      <w:r>
        <w:rPr>
          <w:rFonts w:ascii="Times New Roman" w:hAnsi="Times New Roman" w:cs="Times New Roman"/>
          <w:color w:val="000000" w:themeColor="text1"/>
        </w:rPr>
        <w:t xml:space="preserve">. Two exceptions are methyl </w:t>
      </w:r>
      <w:proofErr w:type="spellStart"/>
      <w:r>
        <w:rPr>
          <w:rFonts w:ascii="Times New Roman" w:hAnsi="Times New Roman" w:cs="Times New Roman"/>
          <w:color w:val="000000" w:themeColor="text1"/>
        </w:rPr>
        <w:t>geranate</w:t>
      </w:r>
      <w:proofErr w:type="spellEnd"/>
      <w:r>
        <w:rPr>
          <w:rFonts w:ascii="Times New Roman" w:hAnsi="Times New Roman" w:cs="Times New Roman"/>
          <w:color w:val="000000" w:themeColor="text1"/>
        </w:rPr>
        <w:t xml:space="preserve"> and methyl </w:t>
      </w:r>
      <w:proofErr w:type="spellStart"/>
      <w:r>
        <w:rPr>
          <w:rFonts w:ascii="Times New Roman" w:hAnsi="Times New Roman" w:cs="Times New Roman"/>
          <w:color w:val="000000" w:themeColor="text1"/>
        </w:rPr>
        <w:t>farnesoate</w:t>
      </w:r>
      <w:proofErr w:type="spellEnd"/>
      <w:r>
        <w:rPr>
          <w:rFonts w:ascii="Times New Roman" w:hAnsi="Times New Roman" w:cs="Times New Roman"/>
          <w:color w:val="000000" w:themeColor="text1"/>
        </w:rPr>
        <w:t>, representing terpenoid esters</w:t>
      </w:r>
      <w:ins w:id="168" w:author="Robert" w:date="2021-12-29T12:31:00Z">
        <w:r w:rsidR="005576D5">
          <w:rPr>
            <w:rFonts w:ascii="Times New Roman" w:hAnsi="Times New Roman" w:cs="Times New Roman"/>
            <w:color w:val="000000" w:themeColor="text1"/>
          </w:rPr>
          <w:t xml:space="preserve"> which are occasionally emitted by flowers but are</w:t>
        </w:r>
        <w:del w:id="169" w:author="Krissa Skogen" w:date="2022-01-05T11:19:00Z">
          <w:r w:rsidR="005576D5" w:rsidDel="006075AD">
            <w:rPr>
              <w:rFonts w:ascii="Times New Roman" w:hAnsi="Times New Roman" w:cs="Times New Roman"/>
              <w:color w:val="000000" w:themeColor="text1"/>
            </w:rPr>
            <w:delText xml:space="preserve"> </w:delText>
          </w:r>
        </w:del>
      </w:ins>
      <w:del w:id="170" w:author="Robert" w:date="2021-12-29T12:31:00Z">
        <w:r w:rsidDel="005576D5">
          <w:rPr>
            <w:rFonts w:ascii="Times New Roman" w:hAnsi="Times New Roman" w:cs="Times New Roman"/>
            <w:color w:val="000000" w:themeColor="text1"/>
          </w:rPr>
          <w:delText xml:space="preserve"> that are</w:delText>
        </w:r>
      </w:del>
      <w:r>
        <w:rPr>
          <w:rFonts w:ascii="Times New Roman" w:hAnsi="Times New Roman" w:cs="Times New Roman"/>
          <w:color w:val="000000" w:themeColor="text1"/>
        </w:rPr>
        <w:t xml:space="preserve"> better known from studies </w:t>
      </w:r>
      <w:commentRangeStart w:id="171"/>
      <w:commentRangeStart w:id="172"/>
      <w:r>
        <w:rPr>
          <w:rFonts w:ascii="Times New Roman" w:hAnsi="Times New Roman" w:cs="Times New Roman"/>
          <w:color w:val="000000" w:themeColor="text1"/>
        </w:rPr>
        <w:t xml:space="preserve">of insect sexual </w:t>
      </w:r>
      <w:commentRangeStart w:id="173"/>
      <w:r>
        <w:rPr>
          <w:rFonts w:ascii="Times New Roman" w:hAnsi="Times New Roman" w:cs="Times New Roman"/>
          <w:color w:val="000000" w:themeColor="text1"/>
        </w:rPr>
        <w:t>communication</w:t>
      </w:r>
      <w:commentRangeEnd w:id="173"/>
      <w:r w:rsidR="00B654E2">
        <w:rPr>
          <w:rStyle w:val="CommentReference"/>
        </w:rPr>
        <w:commentReference w:id="173"/>
      </w:r>
      <w:r>
        <w:rPr>
          <w:rFonts w:ascii="Times New Roman" w:hAnsi="Times New Roman" w:cs="Times New Roman"/>
          <w:color w:val="000000" w:themeColor="text1"/>
        </w:rPr>
        <w:t xml:space="preserve"> </w:t>
      </w:r>
      <w:commentRangeEnd w:id="171"/>
      <w:r w:rsidR="00B654E2">
        <w:rPr>
          <w:rStyle w:val="CommentReference"/>
        </w:rPr>
        <w:commentReference w:id="171"/>
      </w:r>
      <w:commentRangeEnd w:id="172"/>
      <w:r w:rsidR="00F00CB0">
        <w:rPr>
          <w:rStyle w:val="CommentReference"/>
        </w:rPr>
        <w:commentReference w:id="172"/>
      </w:r>
      <w:r w:rsidR="00D357E4" w:rsidRPr="00D357E4">
        <w:rPr>
          <w:rFonts w:ascii="Times New Roman" w:hAnsi="Times New Roman" w:cs="Times New Roman"/>
          <w:noProof/>
          <w:color w:val="000000" w:themeColor="text1"/>
        </w:rPr>
        <w:t>(Engel et al., 2016</w:t>
      </w:r>
      <w:r w:rsidR="00505348">
        <w:rPr>
          <w:rFonts w:ascii="Times New Roman" w:hAnsi="Times New Roman" w:cs="Times New Roman"/>
          <w:noProof/>
          <w:color w:val="000000" w:themeColor="text1"/>
        </w:rPr>
        <w:t>;</w:t>
      </w:r>
      <w:r w:rsidRPr="00D357E4">
        <w:rPr>
          <w:rFonts w:ascii="Times New Roman" w:hAnsi="Times New Roman" w:cs="Times New Roman"/>
          <w:color w:val="000000" w:themeColor="text1"/>
        </w:rPr>
        <w:t xml:space="preserve"> see </w:t>
      </w:r>
      <w:r w:rsidR="00D357E4" w:rsidRPr="00D357E4">
        <w:rPr>
          <w:rFonts w:ascii="Times New Roman" w:hAnsi="Times New Roman" w:cs="Times New Roman"/>
          <w:noProof/>
          <w:color w:val="000000" w:themeColor="text1"/>
        </w:rPr>
        <w:t>Schiestl and Ayasse, 2001</w:t>
      </w:r>
      <w:r w:rsidRPr="00D357E4">
        <w:rPr>
          <w:rFonts w:ascii="Times New Roman" w:hAnsi="Times New Roman" w:cs="Times New Roman"/>
          <w:color w:val="000000" w:themeColor="text1"/>
        </w:rPr>
        <w:t xml:space="preserve"> fo</w:t>
      </w:r>
      <w:r>
        <w:rPr>
          <w:rFonts w:ascii="Times New Roman" w:hAnsi="Times New Roman" w:cs="Times New Roman"/>
          <w:color w:val="000000" w:themeColor="text1"/>
        </w:rPr>
        <w:t xml:space="preserve">r farnesyl esters). The original descriptions of </w:t>
      </w:r>
      <w:r w:rsidRPr="00311B1E">
        <w:rPr>
          <w:rFonts w:ascii="Times New Roman" w:hAnsi="Times New Roman" w:cs="Times New Roman"/>
          <w:i/>
          <w:iCs/>
          <w:color w:val="000000" w:themeColor="text1"/>
        </w:rPr>
        <w:t xml:space="preserve">O. </w:t>
      </w:r>
      <w:proofErr w:type="spellStart"/>
      <w:r w:rsidRPr="00311B1E">
        <w:rPr>
          <w:rFonts w:ascii="Times New Roman" w:hAnsi="Times New Roman" w:cs="Times New Roman"/>
          <w:i/>
          <w:iCs/>
          <w:color w:val="000000" w:themeColor="text1"/>
        </w:rPr>
        <w:t>harringtonii</w:t>
      </w:r>
      <w:proofErr w:type="spellEnd"/>
      <w:r>
        <w:rPr>
          <w:rFonts w:ascii="Times New Roman" w:hAnsi="Times New Roman" w:cs="Times New Roman"/>
          <w:color w:val="000000" w:themeColor="text1"/>
        </w:rPr>
        <w:t xml:space="preserve"> as a discrete taxonomic entity emphasized its distinctive “gardenia-like” floral fragrance </w:t>
      </w:r>
      <w:r w:rsidR="00D357E4">
        <w:rPr>
          <w:rFonts w:ascii="Times New Roman" w:hAnsi="Times New Roman" w:cs="Times New Roman"/>
          <w:noProof/>
          <w:color w:val="000000" w:themeColor="text1"/>
        </w:rPr>
        <w:t>(Gocken, 1968; Wagner et al., 1985)</w:t>
      </w:r>
      <w:r>
        <w:rPr>
          <w:rFonts w:ascii="Times New Roman" w:hAnsi="Times New Roman" w:cs="Times New Roman"/>
          <w:color w:val="000000" w:themeColor="text1"/>
        </w:rPr>
        <w:t>. Our analyses confirm that the combination of (</w:t>
      </w:r>
      <w:r w:rsidRPr="00311B1E">
        <w:rPr>
          <w:rFonts w:ascii="Times New Roman" w:hAnsi="Times New Roman" w:cs="Times New Roman"/>
          <w:i/>
          <w:iCs/>
          <w:color w:val="000000" w:themeColor="text1"/>
        </w:rPr>
        <w:t>E</w:t>
      </w:r>
      <w:r>
        <w:rPr>
          <w:rFonts w:ascii="Times New Roman" w:hAnsi="Times New Roman" w:cs="Times New Roman"/>
          <w:color w:val="000000" w:themeColor="text1"/>
        </w:rPr>
        <w:t>)-β-ocimene, linalool, methyl benzoate, (</w:t>
      </w:r>
      <w:proofErr w:type="gramStart"/>
      <w:r w:rsidRPr="005576D5">
        <w:rPr>
          <w:rFonts w:ascii="Times New Roman" w:hAnsi="Times New Roman" w:cs="Times New Roman"/>
          <w:i/>
          <w:iCs/>
          <w:color w:val="000000" w:themeColor="text1"/>
          <w:rPrChange w:id="174" w:author="Robert" w:date="2021-12-29T12:31:00Z">
            <w:rPr>
              <w:rFonts w:ascii="Times New Roman" w:hAnsi="Times New Roman" w:cs="Times New Roman"/>
              <w:color w:val="000000" w:themeColor="text1"/>
            </w:rPr>
          </w:rPrChange>
        </w:rPr>
        <w:t>E,E</w:t>
      </w:r>
      <w:proofErr w:type="gramEnd"/>
      <w:r>
        <w:rPr>
          <w:rFonts w:ascii="Times New Roman" w:hAnsi="Times New Roman" w:cs="Times New Roman"/>
          <w:color w:val="000000" w:themeColor="text1"/>
        </w:rPr>
        <w:t>)-α-</w:t>
      </w:r>
      <w:proofErr w:type="spellStart"/>
      <w:r>
        <w:rPr>
          <w:rFonts w:ascii="Times New Roman" w:hAnsi="Times New Roman" w:cs="Times New Roman"/>
          <w:color w:val="000000" w:themeColor="text1"/>
        </w:rPr>
        <w:t>farnesene</w:t>
      </w:r>
      <w:proofErr w:type="spellEnd"/>
      <w:r>
        <w:rPr>
          <w:rFonts w:ascii="Times New Roman" w:hAnsi="Times New Roman" w:cs="Times New Roman"/>
          <w:color w:val="000000" w:themeColor="text1"/>
        </w:rPr>
        <w:t xml:space="preserve">, </w:t>
      </w:r>
      <w:commentRangeStart w:id="175"/>
      <w:commentRangeStart w:id="176"/>
      <w:r>
        <w:rPr>
          <w:rFonts w:ascii="Times New Roman" w:hAnsi="Times New Roman" w:cs="Times New Roman"/>
          <w:color w:val="000000" w:themeColor="text1"/>
        </w:rPr>
        <w:t>TMTT</w:t>
      </w:r>
      <w:commentRangeEnd w:id="175"/>
      <w:r w:rsidR="00436958">
        <w:rPr>
          <w:rStyle w:val="CommentReference"/>
        </w:rPr>
        <w:commentReference w:id="175"/>
      </w:r>
      <w:commentRangeEnd w:id="176"/>
      <w:r w:rsidR="00B60789">
        <w:rPr>
          <w:rStyle w:val="CommentReference"/>
        </w:rPr>
        <w:commentReference w:id="176"/>
      </w:r>
      <w:r>
        <w:rPr>
          <w:rFonts w:ascii="Times New Roman" w:hAnsi="Times New Roman" w:cs="Times New Roman"/>
          <w:color w:val="000000" w:themeColor="text1"/>
        </w:rPr>
        <w:t xml:space="preserve"> and jasmine lactone in floral headspace of </w:t>
      </w:r>
      <w:r w:rsidRPr="00311B1E">
        <w:rPr>
          <w:rFonts w:ascii="Times New Roman" w:hAnsi="Times New Roman" w:cs="Times New Roman"/>
          <w:i/>
          <w:iCs/>
          <w:color w:val="000000" w:themeColor="text1"/>
        </w:rPr>
        <w:t xml:space="preserve">O. </w:t>
      </w:r>
      <w:proofErr w:type="spellStart"/>
      <w:r w:rsidRPr="00311B1E">
        <w:rPr>
          <w:rFonts w:ascii="Times New Roman" w:hAnsi="Times New Roman" w:cs="Times New Roman"/>
          <w:i/>
          <w:iCs/>
          <w:color w:val="000000" w:themeColor="text1"/>
        </w:rPr>
        <w:t>harringtonii</w:t>
      </w:r>
      <w:proofErr w:type="spellEnd"/>
      <w:r w:rsidRPr="00311B1E">
        <w:rPr>
          <w:rFonts w:ascii="Times New Roman" w:hAnsi="Times New Roman" w:cs="Times New Roman"/>
          <w:i/>
          <w:iCs/>
          <w:color w:val="000000" w:themeColor="text1"/>
        </w:rPr>
        <w:t xml:space="preserve"> </w:t>
      </w:r>
      <w:r>
        <w:rPr>
          <w:rFonts w:ascii="Times New Roman" w:hAnsi="Times New Roman" w:cs="Times New Roman"/>
          <w:color w:val="000000" w:themeColor="text1"/>
        </w:rPr>
        <w:t xml:space="preserve">closely align with published scent profiles for </w:t>
      </w:r>
      <w:r w:rsidRPr="00311B1E">
        <w:rPr>
          <w:rFonts w:ascii="Times New Roman" w:hAnsi="Times New Roman" w:cs="Times New Roman"/>
          <w:i/>
          <w:iCs/>
          <w:color w:val="000000" w:themeColor="text1"/>
        </w:rPr>
        <w:t xml:space="preserve">Gardenia </w:t>
      </w:r>
      <w:proofErr w:type="spellStart"/>
      <w:r w:rsidRPr="00311B1E">
        <w:rPr>
          <w:rFonts w:ascii="Times New Roman" w:hAnsi="Times New Roman" w:cs="Times New Roman"/>
          <w:i/>
          <w:iCs/>
          <w:color w:val="000000" w:themeColor="text1"/>
        </w:rPr>
        <w:t>jasminoides</w:t>
      </w:r>
      <w:proofErr w:type="spellEnd"/>
      <w:r>
        <w:rPr>
          <w:rFonts w:ascii="Times New Roman" w:hAnsi="Times New Roman" w:cs="Times New Roman"/>
          <w:color w:val="000000" w:themeColor="text1"/>
        </w:rPr>
        <w:t xml:space="preserve"> </w:t>
      </w:r>
      <w:r w:rsidR="00ED0865">
        <w:rPr>
          <w:rFonts w:ascii="Times New Roman" w:hAnsi="Times New Roman" w:cs="Times New Roman"/>
          <w:noProof/>
          <w:color w:val="000000" w:themeColor="text1"/>
        </w:rPr>
        <w:t>(Cao et al., 2020)</w:t>
      </w:r>
      <w:r>
        <w:rPr>
          <w:rFonts w:ascii="Times New Roman" w:hAnsi="Times New Roman" w:cs="Times New Roman"/>
          <w:color w:val="000000" w:themeColor="text1"/>
        </w:rPr>
        <w:t xml:space="preserve">. </w:t>
      </w:r>
    </w:p>
    <w:p w14:paraId="0E3F200C" w14:textId="77ECF7EC" w:rsidR="00C276D2" w:rsidRDefault="00C276D2" w:rsidP="000271D1">
      <w:pPr>
        <w:spacing w:line="480" w:lineRule="auto"/>
        <w:rPr>
          <w:rFonts w:ascii="Times New Roman" w:hAnsi="Times New Roman" w:cs="Times New Roman"/>
          <w:color w:val="000000" w:themeColor="text1"/>
        </w:rPr>
      </w:pPr>
    </w:p>
    <w:p w14:paraId="58F01005" w14:textId="61C8E8F0" w:rsidR="00C276D2" w:rsidRPr="00C276D2" w:rsidRDefault="0054492D" w:rsidP="000271D1">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2.</w:t>
      </w:r>
      <w:r w:rsidR="00244E3E">
        <w:rPr>
          <w:rFonts w:ascii="Times New Roman" w:hAnsi="Times New Roman" w:cs="Times New Roman"/>
          <w:i/>
          <w:iCs/>
          <w:color w:val="000000" w:themeColor="text1"/>
        </w:rPr>
        <w:t>2</w:t>
      </w:r>
      <w:r>
        <w:rPr>
          <w:rFonts w:ascii="Times New Roman" w:hAnsi="Times New Roman" w:cs="Times New Roman"/>
          <w:i/>
          <w:iCs/>
          <w:color w:val="000000" w:themeColor="text1"/>
        </w:rPr>
        <w:t xml:space="preserve">. </w:t>
      </w:r>
      <w:r w:rsidR="00C276D2" w:rsidRPr="00311B1E">
        <w:rPr>
          <w:rFonts w:ascii="Times New Roman" w:hAnsi="Times New Roman" w:cs="Times New Roman"/>
          <w:i/>
          <w:iCs/>
          <w:color w:val="000000" w:themeColor="text1"/>
        </w:rPr>
        <w:t>Population-Level Floral Variation</w:t>
      </w:r>
    </w:p>
    <w:p w14:paraId="524C5649" w14:textId="423B3F22" w:rsidR="00DA6000" w:rsidRDefault="00C276D2" w:rsidP="000271D1">
      <w:pPr>
        <w:spacing w:line="480" w:lineRule="auto"/>
        <w:ind w:firstLine="720"/>
        <w:rPr>
          <w:rFonts w:ascii="Times New Roman" w:eastAsia="Times New Roman" w:hAnsi="Times New Roman" w:cs="Times New Roman"/>
        </w:rPr>
      </w:pPr>
      <w:commentRangeStart w:id="177"/>
      <w:commentRangeStart w:id="178"/>
      <w:r>
        <w:rPr>
          <w:rFonts w:ascii="Times New Roman" w:hAnsi="Times New Roman" w:cs="Times New Roman"/>
          <w:color w:val="000000"/>
        </w:rPr>
        <w:lastRenderedPageBreak/>
        <w:t>When all floral traits were considered together</w:t>
      </w:r>
      <w:commentRangeEnd w:id="177"/>
      <w:r w:rsidR="00B654E2">
        <w:rPr>
          <w:rStyle w:val="CommentReference"/>
        </w:rPr>
        <w:commentReference w:id="177"/>
      </w:r>
      <w:commentRangeEnd w:id="178"/>
      <w:r w:rsidR="00FF579E">
        <w:rPr>
          <w:rStyle w:val="CommentReference"/>
        </w:rPr>
        <w:commentReference w:id="178"/>
      </w:r>
      <w:r>
        <w:rPr>
          <w:rFonts w:ascii="Times New Roman" w:hAnsi="Times New Roman" w:cs="Times New Roman"/>
          <w:color w:val="000000"/>
        </w:rPr>
        <w:t>, p</w:t>
      </w:r>
      <w:r w:rsidR="00090ADA" w:rsidRPr="00DA6000">
        <w:rPr>
          <w:rFonts w:ascii="Times New Roman" w:hAnsi="Times New Roman" w:cs="Times New Roman"/>
          <w:color w:val="000000"/>
        </w:rPr>
        <w:t>opulation differentiation was stronge</w:t>
      </w:r>
      <w:r w:rsidR="00090ADA" w:rsidRPr="00DA6000">
        <w:rPr>
          <w:rFonts w:ascii="Times New Roman" w:hAnsi="Times New Roman" w:cs="Times New Roman"/>
        </w:rPr>
        <w:t>st</w:t>
      </w:r>
      <w:r w:rsidR="00090ADA" w:rsidRPr="00DA6000">
        <w:rPr>
          <w:rFonts w:ascii="Times New Roman" w:hAnsi="Times New Roman" w:cs="Times New Roman"/>
          <w:color w:val="000000"/>
        </w:rPr>
        <w:t xml:space="preserve"> for floral scent </w:t>
      </w:r>
      <w:r w:rsidR="00090ADA" w:rsidRPr="00F90ECA">
        <w:rPr>
          <w:rFonts w:ascii="Times New Roman" w:hAnsi="Times New Roman" w:cs="Times New Roman"/>
          <w:color w:val="000000"/>
        </w:rPr>
        <w:t xml:space="preserve">chemistry (ANOSIM: </w:t>
      </w:r>
      <w:r w:rsidR="00090ADA" w:rsidRPr="00F90ECA">
        <w:rPr>
          <w:rFonts w:ascii="Times New Roman" w:hAnsi="Times New Roman" w:cs="Times New Roman"/>
          <w:i/>
          <w:color w:val="000000"/>
        </w:rPr>
        <w:t>R</w:t>
      </w:r>
      <w:r w:rsidR="00090ADA" w:rsidRPr="00F90ECA">
        <w:rPr>
          <w:rFonts w:ascii="Times New Roman" w:hAnsi="Times New Roman" w:cs="Times New Roman"/>
          <w:color w:val="000000"/>
        </w:rPr>
        <w:t xml:space="preserve"> = 0.</w:t>
      </w:r>
      <w:ins w:id="179" w:author="Jogesh, Tania (ADM)" w:date="2022-01-06T15:37:00Z">
        <w:r w:rsidR="00FF579E">
          <w:rPr>
            <w:rFonts w:ascii="Times New Roman" w:hAnsi="Times New Roman" w:cs="Times New Roman"/>
            <w:color w:val="000000"/>
          </w:rPr>
          <w:t>40</w:t>
        </w:r>
      </w:ins>
      <w:del w:id="180" w:author="Jogesh, Tania (ADM)" w:date="2022-01-06T15:37:00Z">
        <w:r w:rsidR="00090ADA" w:rsidRPr="00F90ECA" w:rsidDel="00FF579E">
          <w:rPr>
            <w:rFonts w:ascii="Times New Roman" w:hAnsi="Times New Roman" w:cs="Times New Roman"/>
            <w:color w:val="000000"/>
          </w:rPr>
          <w:delText>32</w:delText>
        </w:r>
      </w:del>
      <w:r w:rsidR="00090ADA" w:rsidRPr="00F90ECA">
        <w:rPr>
          <w:rFonts w:ascii="Times New Roman" w:hAnsi="Times New Roman" w:cs="Times New Roman"/>
          <w:color w:val="000000"/>
        </w:rPr>
        <w:t xml:space="preserve">, p &lt; 0.001) as compared with floral morphology (ANOSIM: </w:t>
      </w:r>
      <w:r w:rsidR="00090ADA" w:rsidRPr="00F90ECA">
        <w:rPr>
          <w:rFonts w:ascii="Times New Roman" w:hAnsi="Times New Roman" w:cs="Times New Roman"/>
          <w:i/>
          <w:color w:val="000000"/>
        </w:rPr>
        <w:t>R</w:t>
      </w:r>
      <w:r w:rsidR="00090ADA" w:rsidRPr="00F90ECA">
        <w:rPr>
          <w:rFonts w:ascii="Times New Roman" w:hAnsi="Times New Roman" w:cs="Times New Roman"/>
          <w:color w:val="000000"/>
        </w:rPr>
        <w:t xml:space="preserve"> = 0.1</w:t>
      </w:r>
      <w:ins w:id="181" w:author="Jogesh, Tania (ADM)" w:date="2022-01-06T15:41:00Z">
        <w:r w:rsidR="00FF579E">
          <w:rPr>
            <w:rFonts w:ascii="Times New Roman" w:hAnsi="Times New Roman" w:cs="Times New Roman"/>
            <w:color w:val="000000"/>
          </w:rPr>
          <w:t>3</w:t>
        </w:r>
      </w:ins>
      <w:del w:id="182" w:author="Jogesh, Tania (ADM)" w:date="2022-01-06T15:41:00Z">
        <w:r w:rsidR="00090ADA" w:rsidRPr="00F90ECA" w:rsidDel="00FF579E">
          <w:rPr>
            <w:rFonts w:ascii="Times New Roman" w:hAnsi="Times New Roman" w:cs="Times New Roman"/>
            <w:color w:val="000000"/>
          </w:rPr>
          <w:delText>0</w:delText>
        </w:r>
      </w:del>
      <w:r w:rsidR="00090ADA" w:rsidRPr="00F90ECA">
        <w:rPr>
          <w:rFonts w:ascii="Times New Roman" w:hAnsi="Times New Roman" w:cs="Times New Roman"/>
          <w:color w:val="000000"/>
        </w:rPr>
        <w:t>, p</w:t>
      </w:r>
      <w:r w:rsidR="00090ADA" w:rsidRPr="00F90ECA" w:rsidDel="00E82D13">
        <w:rPr>
          <w:rFonts w:ascii="Times New Roman" w:hAnsi="Times New Roman" w:cs="Times New Roman"/>
          <w:color w:val="000000"/>
        </w:rPr>
        <w:t xml:space="preserve"> </w:t>
      </w:r>
      <w:r w:rsidR="00090ADA" w:rsidRPr="00F90ECA">
        <w:rPr>
          <w:rFonts w:ascii="Times New Roman" w:hAnsi="Times New Roman" w:cs="Times New Roman"/>
          <w:color w:val="000000"/>
        </w:rPr>
        <w:t xml:space="preserve">&lt; 0.001). </w:t>
      </w:r>
      <w:r w:rsidR="00DA6000" w:rsidRPr="00F90ECA">
        <w:rPr>
          <w:rFonts w:ascii="Times New Roman" w:hAnsi="Times New Roman" w:cs="Times New Roman"/>
          <w:color w:val="000000"/>
        </w:rPr>
        <w:t xml:space="preserve">A Random Forest analysis </w:t>
      </w:r>
      <w:r w:rsidR="003A0015">
        <w:rPr>
          <w:rFonts w:ascii="Times New Roman" w:hAnsi="Times New Roman" w:cs="Times New Roman"/>
          <w:color w:val="000000"/>
        </w:rPr>
        <w:t xml:space="preserve">of floral morphology and scent compounds </w:t>
      </w:r>
      <w:r w:rsidR="00DA6000" w:rsidRPr="00F90ECA">
        <w:rPr>
          <w:rFonts w:ascii="Times New Roman" w:hAnsi="Times New Roman" w:cs="Times New Roman"/>
          <w:color w:val="000000"/>
        </w:rPr>
        <w:t>showed that</w:t>
      </w:r>
      <w:r w:rsidR="00ED54DB" w:rsidRPr="00F90ECA">
        <w:rPr>
          <w:rFonts w:ascii="Times New Roman" w:hAnsi="Times New Roman" w:cs="Times New Roman"/>
          <w:color w:val="000000"/>
        </w:rPr>
        <w:t xml:space="preserve"> one compound in</w:t>
      </w:r>
      <w:r w:rsidR="00ED54DB">
        <w:rPr>
          <w:rFonts w:ascii="Times New Roman" w:hAnsi="Times New Roman" w:cs="Times New Roman"/>
          <w:color w:val="000000"/>
        </w:rPr>
        <w:t xml:space="preserve"> particular,</w:t>
      </w:r>
      <w:r w:rsidR="00DA6000" w:rsidRPr="00DA6000">
        <w:rPr>
          <w:rFonts w:ascii="Times New Roman" w:hAnsi="Times New Roman" w:cs="Times New Roman"/>
          <w:color w:val="000000"/>
        </w:rPr>
        <w:t xml:space="preserve"> </w:t>
      </w:r>
      <w:r w:rsidR="00505348">
        <w:rPr>
          <w:rFonts w:ascii="Times New Roman" w:hAnsi="Times New Roman" w:cs="Times New Roman"/>
          <w:color w:val="000000"/>
        </w:rPr>
        <w:t>(</w:t>
      </w:r>
      <w:r w:rsidR="00505348" w:rsidRPr="008136AA">
        <w:rPr>
          <w:rFonts w:ascii="Times New Roman" w:hAnsi="Times New Roman" w:cs="Times New Roman"/>
          <w:i/>
          <w:iCs/>
          <w:color w:val="000000"/>
          <w:rPrChange w:id="183" w:author="Krissa Skogen" w:date="2022-01-06T11:44:00Z">
            <w:rPr>
              <w:rFonts w:ascii="Times New Roman" w:hAnsi="Times New Roman" w:cs="Times New Roman"/>
              <w:color w:val="000000"/>
            </w:rPr>
          </w:rPrChange>
        </w:rPr>
        <w:t>R</w:t>
      </w:r>
      <w:r w:rsidR="00505348">
        <w:rPr>
          <w:rFonts w:ascii="Times New Roman" w:hAnsi="Times New Roman" w:cs="Times New Roman"/>
          <w:color w:val="000000"/>
        </w:rPr>
        <w:t>)-(-)-linalool</w:t>
      </w:r>
      <w:r w:rsidR="00ED54DB">
        <w:rPr>
          <w:rFonts w:ascii="Times New Roman" w:hAnsi="Times New Roman" w:cs="Times New Roman"/>
          <w:color w:val="000000"/>
        </w:rPr>
        <w:t>,</w:t>
      </w:r>
      <w:r w:rsidR="00DA6000" w:rsidRPr="00DA6000">
        <w:rPr>
          <w:rFonts w:ascii="Times New Roman" w:hAnsi="Times New Roman" w:cs="Times New Roman"/>
          <w:color w:val="000000"/>
        </w:rPr>
        <w:t xml:space="preserve"> was the most important floral trait differentiating populations (</w:t>
      </w:r>
      <w:commentRangeStart w:id="184"/>
      <w:commentRangeStart w:id="185"/>
      <w:commentRangeStart w:id="186"/>
      <w:r w:rsidR="00DA6000" w:rsidRPr="00DA6000">
        <w:rPr>
          <w:rFonts w:ascii="Times New Roman" w:hAnsi="Times New Roman" w:cs="Times New Roman"/>
          <w:color w:val="000000"/>
        </w:rPr>
        <w:t>Fig. 2</w:t>
      </w:r>
      <w:commentRangeEnd w:id="184"/>
      <w:r w:rsidR="00B654E2">
        <w:rPr>
          <w:rStyle w:val="CommentReference"/>
        </w:rPr>
        <w:commentReference w:id="184"/>
      </w:r>
      <w:commentRangeEnd w:id="185"/>
      <w:r w:rsidR="00B60789">
        <w:rPr>
          <w:rStyle w:val="CommentReference"/>
        </w:rPr>
        <w:commentReference w:id="185"/>
      </w:r>
      <w:commentRangeEnd w:id="186"/>
      <w:r w:rsidR="001E77AB">
        <w:rPr>
          <w:rStyle w:val="CommentReference"/>
        </w:rPr>
        <w:commentReference w:id="186"/>
      </w:r>
      <w:r w:rsidR="00ED54DB">
        <w:rPr>
          <w:rFonts w:ascii="Times New Roman" w:hAnsi="Times New Roman" w:cs="Times New Roman"/>
          <w:color w:val="000000"/>
        </w:rPr>
        <w:t xml:space="preserve">). </w:t>
      </w:r>
      <w:r w:rsidR="00D74DD2">
        <w:rPr>
          <w:rFonts w:ascii="Times New Roman" w:hAnsi="Times New Roman" w:cs="Times New Roman"/>
          <w:color w:val="000000"/>
        </w:rPr>
        <w:t xml:space="preserve">When present, </w:t>
      </w:r>
      <w:r w:rsidR="00505348">
        <w:rPr>
          <w:rFonts w:ascii="Times New Roman" w:hAnsi="Times New Roman" w:cs="Times New Roman"/>
          <w:color w:val="000000"/>
        </w:rPr>
        <w:t>(</w:t>
      </w:r>
      <w:r w:rsidR="00505348" w:rsidRPr="008136AA">
        <w:rPr>
          <w:rFonts w:ascii="Times New Roman" w:hAnsi="Times New Roman" w:cs="Times New Roman"/>
          <w:i/>
          <w:iCs/>
          <w:color w:val="000000"/>
          <w:rPrChange w:id="187" w:author="Krissa Skogen" w:date="2022-01-06T11:44:00Z">
            <w:rPr>
              <w:rFonts w:ascii="Times New Roman" w:hAnsi="Times New Roman" w:cs="Times New Roman"/>
              <w:color w:val="000000"/>
            </w:rPr>
          </w:rPrChange>
        </w:rPr>
        <w:t>R</w:t>
      </w:r>
      <w:r w:rsidR="00505348">
        <w:rPr>
          <w:rFonts w:ascii="Times New Roman" w:hAnsi="Times New Roman" w:cs="Times New Roman"/>
          <w:color w:val="000000"/>
        </w:rPr>
        <w:t xml:space="preserve">)-(-)-linalool </w:t>
      </w:r>
      <w:r w:rsidR="00D8658E">
        <w:rPr>
          <w:rFonts w:ascii="Times New Roman" w:hAnsi="Times New Roman" w:cs="Times New Roman"/>
          <w:color w:val="000000"/>
        </w:rPr>
        <w:t>wa</w:t>
      </w:r>
      <w:r w:rsidR="00D74DD2" w:rsidRPr="00DA6000">
        <w:rPr>
          <w:rFonts w:ascii="Times New Roman" w:hAnsi="Times New Roman" w:cs="Times New Roman"/>
          <w:color w:val="000000"/>
        </w:rPr>
        <w:t xml:space="preserve">s also a dominant </w:t>
      </w:r>
      <w:r w:rsidR="000013CC">
        <w:rPr>
          <w:rFonts w:ascii="Times New Roman" w:hAnsi="Times New Roman" w:cs="Times New Roman"/>
          <w:color w:val="000000"/>
        </w:rPr>
        <w:t>contributor to total volatile</w:t>
      </w:r>
      <w:r w:rsidR="00D74DD2" w:rsidRPr="00DA6000">
        <w:rPr>
          <w:rFonts w:ascii="Times New Roman" w:hAnsi="Times New Roman" w:cs="Times New Roman"/>
          <w:color w:val="000000"/>
        </w:rPr>
        <w:t xml:space="preserve"> emission rates</w:t>
      </w:r>
      <w:r w:rsidR="00D74DD2">
        <w:rPr>
          <w:rFonts w:ascii="Times New Roman" w:hAnsi="Times New Roman" w:cs="Times New Roman"/>
          <w:color w:val="000000"/>
        </w:rPr>
        <w:t xml:space="preserve"> </w:t>
      </w:r>
      <w:r w:rsidR="00D74DD2" w:rsidRPr="00DA6000">
        <w:rPr>
          <w:rFonts w:ascii="Times New Roman" w:hAnsi="Times New Roman" w:cs="Times New Roman"/>
          <w:color w:val="000000"/>
        </w:rPr>
        <w:t>(</w:t>
      </w:r>
      <w:r w:rsidR="007F1339">
        <w:rPr>
          <w:rFonts w:ascii="Times New Roman" w:hAnsi="Times New Roman" w:cs="Times New Roman"/>
          <w:color w:val="000000"/>
        </w:rPr>
        <w:t xml:space="preserve">Table </w:t>
      </w:r>
      <w:r w:rsidR="004E28EC">
        <w:rPr>
          <w:rFonts w:ascii="Times New Roman" w:hAnsi="Times New Roman" w:cs="Times New Roman"/>
          <w:color w:val="000000"/>
        </w:rPr>
        <w:t>2</w:t>
      </w:r>
      <w:r>
        <w:rPr>
          <w:rFonts w:ascii="Times New Roman" w:hAnsi="Times New Roman" w:cs="Times New Roman"/>
          <w:color w:val="000000"/>
        </w:rPr>
        <w:t xml:space="preserve">, see </w:t>
      </w:r>
      <w:r w:rsidR="00F90ECA">
        <w:rPr>
          <w:rFonts w:ascii="Times New Roman" w:hAnsi="Times New Roman" w:cs="Times New Roman"/>
          <w:color w:val="000000"/>
        </w:rPr>
        <w:t>2.1</w:t>
      </w:r>
      <w:r w:rsidR="00D74DD2" w:rsidRPr="00DA6000">
        <w:rPr>
          <w:rFonts w:ascii="Times New Roman" w:hAnsi="Times New Roman" w:cs="Times New Roman"/>
          <w:color w:val="000000"/>
        </w:rPr>
        <w:t xml:space="preserve">), unlike other </w:t>
      </w:r>
      <w:r w:rsidR="000013CC">
        <w:rPr>
          <w:rFonts w:ascii="Times New Roman" w:hAnsi="Times New Roman" w:cs="Times New Roman"/>
          <w:color w:val="000000"/>
        </w:rPr>
        <w:t xml:space="preserve">population-distinctive </w:t>
      </w:r>
      <w:r w:rsidR="00D74DD2" w:rsidRPr="00DA6000">
        <w:rPr>
          <w:rFonts w:ascii="Times New Roman" w:hAnsi="Times New Roman" w:cs="Times New Roman"/>
          <w:color w:val="000000"/>
        </w:rPr>
        <w:t xml:space="preserve">compounds such as jasmine lactone. </w:t>
      </w:r>
      <w:commentRangeStart w:id="188"/>
      <w:commentRangeStart w:id="189"/>
      <w:r w:rsidR="00D74DD2" w:rsidRPr="00DA6000">
        <w:rPr>
          <w:rFonts w:ascii="Times New Roman" w:hAnsi="Times New Roman" w:cs="Times New Roman"/>
          <w:color w:val="000000" w:themeColor="text1"/>
        </w:rPr>
        <w:t xml:space="preserve">For these reasons, we focused our further analyses and discussion on </w:t>
      </w:r>
      <w:r w:rsidR="00505348">
        <w:rPr>
          <w:rFonts w:ascii="Times New Roman" w:hAnsi="Times New Roman" w:cs="Times New Roman"/>
          <w:color w:val="000000"/>
        </w:rPr>
        <w:t>(</w:t>
      </w:r>
      <w:r w:rsidR="00505348" w:rsidRPr="006075AD">
        <w:rPr>
          <w:rFonts w:ascii="Times New Roman" w:hAnsi="Times New Roman" w:cs="Times New Roman"/>
          <w:i/>
          <w:iCs/>
          <w:color w:val="000000"/>
          <w:rPrChange w:id="190" w:author="Krissa Skogen" w:date="2022-01-05T13:33:00Z">
            <w:rPr>
              <w:rFonts w:ascii="Times New Roman" w:hAnsi="Times New Roman" w:cs="Times New Roman"/>
              <w:color w:val="000000"/>
            </w:rPr>
          </w:rPrChange>
        </w:rPr>
        <w:t>R</w:t>
      </w:r>
      <w:r w:rsidR="00505348">
        <w:rPr>
          <w:rFonts w:ascii="Times New Roman" w:hAnsi="Times New Roman" w:cs="Times New Roman"/>
          <w:color w:val="000000"/>
        </w:rPr>
        <w:t>)-(-)-linalool</w:t>
      </w:r>
      <w:commentRangeStart w:id="191"/>
      <w:commentRangeEnd w:id="191"/>
      <w:r w:rsidR="00B654E2">
        <w:rPr>
          <w:rStyle w:val="CommentReference"/>
        </w:rPr>
        <w:commentReference w:id="191"/>
      </w:r>
      <w:r w:rsidR="00D8658E">
        <w:rPr>
          <w:rFonts w:ascii="Times New Roman" w:hAnsi="Times New Roman" w:cs="Times New Roman"/>
          <w:color w:val="000000" w:themeColor="text1"/>
        </w:rPr>
        <w:t xml:space="preserve">, </w:t>
      </w:r>
      <w:commentRangeEnd w:id="188"/>
      <w:r w:rsidR="00687A53">
        <w:rPr>
          <w:rStyle w:val="CommentReference"/>
        </w:rPr>
        <w:commentReference w:id="188"/>
      </w:r>
      <w:commentRangeEnd w:id="189"/>
      <w:r w:rsidR="001F2BFD">
        <w:rPr>
          <w:rStyle w:val="CommentReference"/>
        </w:rPr>
        <w:commentReference w:id="189"/>
      </w:r>
      <w:r w:rsidR="00D8658E">
        <w:rPr>
          <w:rFonts w:ascii="Times New Roman" w:hAnsi="Times New Roman" w:cs="Times New Roman"/>
          <w:color w:val="000000" w:themeColor="text1"/>
        </w:rPr>
        <w:t>which</w:t>
      </w:r>
      <w:r w:rsidR="00ED54DB">
        <w:rPr>
          <w:rFonts w:ascii="Times New Roman" w:hAnsi="Times New Roman" w:cs="Times New Roman"/>
          <w:color w:val="000000" w:themeColor="text1"/>
        </w:rPr>
        <w:t xml:space="preserve"> is a </w:t>
      </w:r>
      <w:r w:rsidR="00090ADA" w:rsidRPr="00DA6000">
        <w:rPr>
          <w:rFonts w:ascii="Times New Roman" w:hAnsi="Times New Roman" w:cs="Times New Roman"/>
          <w:color w:val="000000" w:themeColor="text1"/>
        </w:rPr>
        <w:t xml:space="preserve">common floral volatile in night-blooming, hawkmoth-pollinated plants </w:t>
      </w:r>
      <w:r w:rsidR="00090ADA" w:rsidRPr="00DA6000">
        <w:rPr>
          <w:rFonts w:ascii="Times New Roman" w:hAnsi="Times New Roman" w:cs="Times New Roman"/>
          <w:color w:val="000000"/>
        </w:rPr>
        <w:t xml:space="preserve">(Kaiser, 1993; Knudsen and </w:t>
      </w:r>
      <w:proofErr w:type="spellStart"/>
      <w:r w:rsidR="00090ADA" w:rsidRPr="00DA6000">
        <w:rPr>
          <w:rFonts w:ascii="Times New Roman" w:hAnsi="Times New Roman" w:cs="Times New Roman"/>
          <w:color w:val="000000"/>
        </w:rPr>
        <w:t>Tollsten</w:t>
      </w:r>
      <w:proofErr w:type="spellEnd"/>
      <w:r w:rsidR="00090ADA" w:rsidRPr="00DA6000">
        <w:rPr>
          <w:rFonts w:ascii="Times New Roman" w:hAnsi="Times New Roman" w:cs="Times New Roman"/>
          <w:color w:val="000000"/>
        </w:rPr>
        <w:t xml:space="preserve">, 1993; </w:t>
      </w:r>
      <w:proofErr w:type="spellStart"/>
      <w:r w:rsidR="00090ADA" w:rsidRPr="00DA6000">
        <w:rPr>
          <w:rFonts w:ascii="Times New Roman" w:hAnsi="Times New Roman" w:cs="Times New Roman"/>
          <w:color w:val="000000"/>
        </w:rPr>
        <w:t>Raguso</w:t>
      </w:r>
      <w:proofErr w:type="spellEnd"/>
      <w:r w:rsidR="00090ADA" w:rsidRPr="00DA6000">
        <w:rPr>
          <w:rFonts w:ascii="Times New Roman" w:hAnsi="Times New Roman" w:cs="Times New Roman"/>
          <w:color w:val="000000"/>
        </w:rPr>
        <w:t xml:space="preserve"> and </w:t>
      </w:r>
      <w:proofErr w:type="spellStart"/>
      <w:r w:rsidR="00090ADA" w:rsidRPr="00DA6000">
        <w:rPr>
          <w:rFonts w:ascii="Times New Roman" w:hAnsi="Times New Roman" w:cs="Times New Roman"/>
          <w:color w:val="000000"/>
        </w:rPr>
        <w:t>Pichersky</w:t>
      </w:r>
      <w:proofErr w:type="spellEnd"/>
      <w:r w:rsidR="00090ADA" w:rsidRPr="00DA6000">
        <w:rPr>
          <w:rFonts w:ascii="Times New Roman" w:hAnsi="Times New Roman" w:cs="Times New Roman"/>
          <w:color w:val="000000"/>
        </w:rPr>
        <w:t>, 1999)</w:t>
      </w:r>
      <w:r w:rsidR="00ED54DB">
        <w:rPr>
          <w:rFonts w:ascii="Times New Roman" w:hAnsi="Times New Roman" w:cs="Times New Roman"/>
          <w:color w:val="000000" w:themeColor="text1"/>
        </w:rPr>
        <w:t xml:space="preserve"> and is a </w:t>
      </w:r>
      <w:r w:rsidR="00ED54DB" w:rsidRPr="00DA6000">
        <w:rPr>
          <w:rFonts w:ascii="Times New Roman" w:hAnsi="Times New Roman" w:cs="Times New Roman"/>
          <w:color w:val="000000"/>
        </w:rPr>
        <w:t xml:space="preserve">chiral compound </w:t>
      </w:r>
      <w:r w:rsidR="00ED54DB" w:rsidRPr="000A6CB1">
        <w:rPr>
          <w:rFonts w:ascii="Times New Roman" w:hAnsi="Times New Roman" w:cs="Times New Roman"/>
          <w:noProof/>
          <w:color w:val="000000"/>
        </w:rPr>
        <w:t>(Raguso, 2016)</w:t>
      </w:r>
      <w:r w:rsidR="00ED54DB" w:rsidRPr="000A6CB1">
        <w:rPr>
          <w:rFonts w:ascii="Times New Roman" w:hAnsi="Times New Roman" w:cs="Times New Roman"/>
          <w:color w:val="000000"/>
        </w:rPr>
        <w:t>.</w:t>
      </w:r>
      <w:r w:rsidR="000013CC">
        <w:rPr>
          <w:rFonts w:ascii="Times New Roman" w:eastAsia="Times New Roman" w:hAnsi="Times New Roman" w:cs="Times New Roman"/>
        </w:rPr>
        <w:t xml:space="preserve"> L</w:t>
      </w:r>
      <w:r w:rsidR="000A6CB1" w:rsidRPr="007C6D74">
        <w:rPr>
          <w:rFonts w:ascii="Times New Roman" w:eastAsia="Times New Roman" w:hAnsi="Times New Roman" w:cs="Times New Roman"/>
        </w:rPr>
        <w:t>inalool</w:t>
      </w:r>
      <w:r w:rsidR="000A6CB1" w:rsidRPr="000A6CB1">
        <w:rPr>
          <w:rFonts w:ascii="Times New Roman" w:eastAsia="Times New Roman" w:hAnsi="Times New Roman" w:cs="Times New Roman"/>
        </w:rPr>
        <w:t xml:space="preserve"> has been </w:t>
      </w:r>
      <w:r w:rsidR="00D10667">
        <w:rPr>
          <w:rFonts w:ascii="Times New Roman" w:eastAsia="Times New Roman" w:hAnsi="Times New Roman" w:cs="Times New Roman"/>
        </w:rPr>
        <w:t>identified</w:t>
      </w:r>
      <w:r w:rsidR="00D10667" w:rsidRPr="000A6CB1">
        <w:rPr>
          <w:rFonts w:ascii="Times New Roman" w:eastAsia="Times New Roman" w:hAnsi="Times New Roman" w:cs="Times New Roman"/>
        </w:rPr>
        <w:t xml:space="preserve"> </w:t>
      </w:r>
      <w:r w:rsidR="000A6CB1" w:rsidRPr="000A6CB1">
        <w:rPr>
          <w:rFonts w:ascii="Times New Roman" w:eastAsia="Times New Roman" w:hAnsi="Times New Roman" w:cs="Times New Roman"/>
        </w:rPr>
        <w:t xml:space="preserve">in other night-blooming members of the genus </w:t>
      </w:r>
      <w:r w:rsidR="000A6CB1" w:rsidRPr="000A6CB1">
        <w:rPr>
          <w:rFonts w:ascii="Times New Roman" w:eastAsia="Times New Roman" w:hAnsi="Times New Roman" w:cs="Times New Roman"/>
          <w:i/>
          <w:iCs/>
        </w:rPr>
        <w:t>Oenothera,</w:t>
      </w:r>
      <w:r w:rsidR="000A6CB1" w:rsidRPr="007C6D74">
        <w:rPr>
          <w:rFonts w:ascii="Times New Roman" w:eastAsia="Times New Roman" w:hAnsi="Times New Roman" w:cs="Times New Roman"/>
        </w:rPr>
        <w:t xml:space="preserve"> including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acutissima</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Lavauxia</w:t>
      </w:r>
      <w:proofErr w:type="spellEnd"/>
      <w:r w:rsidR="000A6CB1" w:rsidRPr="007C6D74">
        <w:rPr>
          <w:rFonts w:ascii="Times New Roman" w:eastAsia="Times New Roman" w:hAnsi="Times New Roman" w:cs="Times New Roman"/>
        </w:rPr>
        <w:t xml:space="preserve">; </w:t>
      </w:r>
      <w:r w:rsidR="000A6CB1" w:rsidRPr="000A6CB1">
        <w:rPr>
          <w:rFonts w:ascii="Times New Roman" w:eastAsia="Times New Roman" w:hAnsi="Times New Roman" w:cs="Times New Roman"/>
          <w:noProof/>
        </w:rPr>
        <w:t>(Raguso et al., 2007)</w:t>
      </w:r>
      <w:r w:rsidR="000A6CB1" w:rsidRPr="000A6CB1">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biennis</w:t>
      </w:r>
      <w:proofErr w:type="spellEnd"/>
      <w:r w:rsidR="000A6CB1" w:rsidRPr="007C6D74">
        <w:rPr>
          <w:rFonts w:ascii="Times New Roman" w:eastAsia="Times New Roman" w:hAnsi="Times New Roman" w:cs="Times New Roman"/>
        </w:rPr>
        <w:t xml:space="preserve"> (sect. </w:t>
      </w:r>
      <w:r w:rsidR="000A6CB1" w:rsidRPr="007C6D74">
        <w:rPr>
          <w:rFonts w:ascii="Times New Roman" w:eastAsia="Times New Roman" w:hAnsi="Times New Roman" w:cs="Times New Roman"/>
          <w:i/>
          <w:iCs/>
        </w:rPr>
        <w:t>Oenothera</w:t>
      </w:r>
      <w:r w:rsidR="000A6CB1" w:rsidRPr="007C6D74">
        <w:rPr>
          <w:rFonts w:ascii="Times New Roman" w:eastAsia="Times New Roman" w:hAnsi="Times New Roman" w:cs="Times New Roman"/>
        </w:rPr>
        <w:t xml:space="preserve">; </w:t>
      </w:r>
      <w:r w:rsidR="000A6CB1" w:rsidRPr="000A6CB1">
        <w:rPr>
          <w:rFonts w:ascii="Times New Roman" w:eastAsia="Times New Roman" w:hAnsi="Times New Roman" w:cs="Times New Roman"/>
          <w:noProof/>
        </w:rPr>
        <w:t>(Kawaano et al., 1995)</w:t>
      </w:r>
      <w:r w:rsidR="000A6CB1" w:rsidRPr="007C6D74">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O. californica</w:t>
      </w:r>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Anogra</w:t>
      </w:r>
      <w:proofErr w:type="spellEnd"/>
      <w:r w:rsidR="000A6CB1" w:rsidRPr="007C6D74">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cespitosa</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Pachylophus</w:t>
      </w:r>
      <w:proofErr w:type="spellEnd"/>
      <w:r w:rsidR="000A6CB1" w:rsidRPr="007C6D74">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howardii</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Megapterium</w:t>
      </w:r>
      <w:proofErr w:type="spellEnd"/>
      <w:r w:rsidR="000A6CB1" w:rsidRPr="007C6D74">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lavandulifolia</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Calylophus</w:t>
      </w:r>
      <w:proofErr w:type="spellEnd"/>
      <w:r w:rsidR="000A6CB1" w:rsidRPr="007C6D74">
        <w:rPr>
          <w:rFonts w:ascii="Times New Roman" w:eastAsia="Times New Roman" w:hAnsi="Times New Roman" w:cs="Times New Roman"/>
        </w:rPr>
        <w:t xml:space="preserve">) and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xylocarpa</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Contortae</w:t>
      </w:r>
      <w:proofErr w:type="spellEnd"/>
      <w:r w:rsidR="000A6CB1" w:rsidRPr="007C6D74">
        <w:rPr>
          <w:rFonts w:ascii="Times New Roman" w:eastAsia="Times New Roman" w:hAnsi="Times New Roman" w:cs="Times New Roman"/>
        </w:rPr>
        <w:t xml:space="preserve">); </w:t>
      </w:r>
      <w:proofErr w:type="spellStart"/>
      <w:r w:rsidR="000A6CB1" w:rsidRPr="007C6D74">
        <w:rPr>
          <w:rFonts w:ascii="Times New Roman" w:eastAsia="Times New Roman" w:hAnsi="Times New Roman" w:cs="Times New Roman"/>
        </w:rPr>
        <w:t>Jogesh</w:t>
      </w:r>
      <w:proofErr w:type="spellEnd"/>
      <w:r w:rsidR="000A6CB1" w:rsidRPr="007C6D74">
        <w:rPr>
          <w:rFonts w:ascii="Times New Roman" w:eastAsia="Times New Roman" w:hAnsi="Times New Roman" w:cs="Times New Roman"/>
        </w:rPr>
        <w:t xml:space="preserve">, </w:t>
      </w:r>
      <w:proofErr w:type="spellStart"/>
      <w:r w:rsidR="000A6CB1" w:rsidRPr="007C6D74">
        <w:rPr>
          <w:rFonts w:ascii="Times New Roman" w:eastAsia="Times New Roman" w:hAnsi="Times New Roman" w:cs="Times New Roman"/>
        </w:rPr>
        <w:t>Skogen</w:t>
      </w:r>
      <w:proofErr w:type="spellEnd"/>
      <w:r w:rsidR="000A6CB1" w:rsidRPr="007C6D74">
        <w:rPr>
          <w:rFonts w:ascii="Times New Roman" w:eastAsia="Times New Roman" w:hAnsi="Times New Roman" w:cs="Times New Roman"/>
        </w:rPr>
        <w:t xml:space="preserve">, and </w:t>
      </w:r>
      <w:proofErr w:type="spellStart"/>
      <w:r w:rsidR="000A6CB1" w:rsidRPr="007C6D74">
        <w:rPr>
          <w:rFonts w:ascii="Times New Roman" w:eastAsia="Times New Roman" w:hAnsi="Times New Roman" w:cs="Times New Roman"/>
        </w:rPr>
        <w:t>Raguso</w:t>
      </w:r>
      <w:proofErr w:type="spellEnd"/>
      <w:r w:rsidR="000A6CB1" w:rsidRPr="007C6D74">
        <w:rPr>
          <w:rFonts w:ascii="Times New Roman" w:eastAsia="Times New Roman" w:hAnsi="Times New Roman" w:cs="Times New Roman"/>
        </w:rPr>
        <w:t xml:space="preserve"> unpublished </w:t>
      </w:r>
      <w:r w:rsidR="000A6CB1" w:rsidRPr="00F60E31">
        <w:rPr>
          <w:rFonts w:ascii="Times New Roman" w:eastAsia="Times New Roman" w:hAnsi="Times New Roman" w:cs="Times New Roman"/>
        </w:rPr>
        <w:t xml:space="preserve">data). </w:t>
      </w:r>
      <w:r w:rsidR="000A6CB1" w:rsidRPr="000A6CB1">
        <w:rPr>
          <w:rFonts w:ascii="Times New Roman" w:hAnsi="Times New Roman" w:cs="Times New Roman"/>
          <w:color w:val="000000" w:themeColor="text1"/>
        </w:rPr>
        <w:t>F</w:t>
      </w:r>
      <w:r w:rsidR="000A6CB1" w:rsidRPr="000A6CB1">
        <w:rPr>
          <w:rFonts w:ascii="Times New Roman" w:hAnsi="Times New Roman" w:cs="Times New Roman"/>
          <w:color w:val="000000"/>
        </w:rPr>
        <w:t>lowers</w:t>
      </w:r>
      <w:r w:rsidR="000A6CB1" w:rsidRPr="00DA6000">
        <w:rPr>
          <w:rFonts w:ascii="Times New Roman" w:hAnsi="Times New Roman" w:cs="Times New Roman"/>
          <w:color w:val="000000"/>
        </w:rPr>
        <w:t xml:space="preserve"> of </w:t>
      </w:r>
      <w:r w:rsidR="000A6CB1" w:rsidRPr="00DA6000">
        <w:rPr>
          <w:rFonts w:ascii="Times New Roman" w:hAnsi="Times New Roman" w:cs="Times New Roman"/>
          <w:i/>
          <w:iCs/>
          <w:color w:val="000000"/>
        </w:rPr>
        <w:t xml:space="preserve">O. </w:t>
      </w:r>
      <w:proofErr w:type="spellStart"/>
      <w:r w:rsidR="000A6CB1" w:rsidRPr="00DA6000">
        <w:rPr>
          <w:rFonts w:ascii="Times New Roman" w:hAnsi="Times New Roman" w:cs="Times New Roman"/>
          <w:i/>
          <w:iCs/>
          <w:color w:val="000000"/>
        </w:rPr>
        <w:t>harringtonii</w:t>
      </w:r>
      <w:proofErr w:type="spellEnd"/>
      <w:r w:rsidR="000A6CB1" w:rsidRPr="00DA6000">
        <w:rPr>
          <w:rFonts w:ascii="Times New Roman" w:hAnsi="Times New Roman" w:cs="Times New Roman"/>
          <w:color w:val="000000"/>
        </w:rPr>
        <w:t xml:space="preserve"> emit only the </w:t>
      </w:r>
      <w:r w:rsidR="000A6CB1" w:rsidRPr="00DA6000">
        <w:rPr>
          <w:rFonts w:ascii="Times New Roman" w:hAnsi="Times New Roman" w:cs="Times New Roman"/>
        </w:rPr>
        <w:t>(</w:t>
      </w:r>
      <w:r w:rsidR="000A6CB1" w:rsidRPr="00DA6000">
        <w:rPr>
          <w:rFonts w:ascii="Times New Roman" w:hAnsi="Times New Roman" w:cs="Times New Roman"/>
          <w:i/>
        </w:rPr>
        <w:t>R</w:t>
      </w:r>
      <w:proofErr w:type="gramStart"/>
      <w:r w:rsidR="000A6CB1" w:rsidRPr="00DA6000">
        <w:rPr>
          <w:rFonts w:ascii="Times New Roman" w:hAnsi="Times New Roman" w:cs="Times New Roman"/>
        </w:rPr>
        <w:t>)(</w:t>
      </w:r>
      <w:proofErr w:type="gramEnd"/>
      <w:r w:rsidR="000A6CB1" w:rsidRPr="00DA6000">
        <w:rPr>
          <w:rFonts w:ascii="Times New Roman" w:hAnsi="Times New Roman" w:cs="Times New Roman"/>
        </w:rPr>
        <w:t>-) enantiomer (</w:t>
      </w:r>
      <w:proofErr w:type="spellStart"/>
      <w:r w:rsidR="000A6CB1" w:rsidRPr="00DA6000">
        <w:rPr>
          <w:rFonts w:ascii="Times New Roman" w:hAnsi="Times New Roman" w:cs="Times New Roman"/>
        </w:rPr>
        <w:t>Bechen</w:t>
      </w:r>
      <w:proofErr w:type="spellEnd"/>
      <w:r w:rsidR="000A6CB1" w:rsidRPr="00DA6000">
        <w:rPr>
          <w:rFonts w:ascii="Times New Roman" w:hAnsi="Times New Roman" w:cs="Times New Roman"/>
        </w:rPr>
        <w:t xml:space="preserve"> et al., In Review), </w:t>
      </w:r>
      <w:r w:rsidR="00F60E31">
        <w:rPr>
          <w:rFonts w:ascii="Times New Roman" w:hAnsi="Times New Roman" w:cs="Times New Roman"/>
        </w:rPr>
        <w:t xml:space="preserve">and </w:t>
      </w:r>
      <w:r w:rsidR="00F60E31">
        <w:rPr>
          <w:rFonts w:ascii="Times New Roman" w:hAnsi="Times New Roman" w:cs="Times New Roman"/>
          <w:color w:val="000000" w:themeColor="text1"/>
        </w:rPr>
        <w:t>t</w:t>
      </w:r>
      <w:r w:rsidR="00F60E31" w:rsidRPr="00F60E31">
        <w:rPr>
          <w:rFonts w:ascii="Times New Roman" w:hAnsi="Times New Roman" w:cs="Times New Roman"/>
          <w:color w:val="000000" w:themeColor="text1"/>
        </w:rPr>
        <w:t>he available evidence suggests that f</w:t>
      </w:r>
      <w:r w:rsidR="00F60E31" w:rsidRPr="00F60E31">
        <w:rPr>
          <w:rFonts w:ascii="Times New Roman" w:hAnsi="Times New Roman" w:cs="Times New Roman"/>
          <w:color w:val="000000"/>
        </w:rPr>
        <w:t xml:space="preserve">loral emission of </w:t>
      </w:r>
      <w:r w:rsidR="00505348">
        <w:rPr>
          <w:rFonts w:ascii="Times New Roman" w:hAnsi="Times New Roman" w:cs="Times New Roman"/>
          <w:color w:val="000000"/>
        </w:rPr>
        <w:t>(</w:t>
      </w:r>
      <w:r w:rsidR="00505348" w:rsidRPr="008136AA">
        <w:rPr>
          <w:rFonts w:ascii="Times New Roman" w:hAnsi="Times New Roman" w:cs="Times New Roman"/>
          <w:i/>
          <w:iCs/>
          <w:color w:val="000000"/>
          <w:rPrChange w:id="192" w:author="Krissa Skogen" w:date="2022-01-06T11:44:00Z">
            <w:rPr>
              <w:rFonts w:ascii="Times New Roman" w:hAnsi="Times New Roman" w:cs="Times New Roman"/>
              <w:color w:val="000000"/>
            </w:rPr>
          </w:rPrChange>
        </w:rPr>
        <w:t>R</w:t>
      </w:r>
      <w:r w:rsidR="00505348">
        <w:rPr>
          <w:rFonts w:ascii="Times New Roman" w:hAnsi="Times New Roman" w:cs="Times New Roman"/>
          <w:color w:val="000000"/>
        </w:rPr>
        <w:t>)-(-)-linalool</w:t>
      </w:r>
      <w:r w:rsidR="00F60E31" w:rsidRPr="00F60E31">
        <w:rPr>
          <w:rFonts w:ascii="Times New Roman" w:hAnsi="Times New Roman" w:cs="Times New Roman"/>
          <w:color w:val="000000"/>
        </w:rPr>
        <w:t xml:space="preserve"> is a plesiomorphic trait in </w:t>
      </w:r>
      <w:r w:rsidR="00F60E31" w:rsidRPr="00F60E31">
        <w:rPr>
          <w:rFonts w:ascii="Times New Roman" w:hAnsi="Times New Roman" w:cs="Times New Roman"/>
          <w:i/>
          <w:iCs/>
          <w:color w:val="000000"/>
        </w:rPr>
        <w:t xml:space="preserve">Oenothera </w:t>
      </w:r>
      <w:r w:rsidR="00F60E31" w:rsidRPr="00F60E31">
        <w:rPr>
          <w:rFonts w:ascii="Times New Roman" w:hAnsi="Times New Roman" w:cs="Times New Roman"/>
          <w:color w:val="000000"/>
        </w:rPr>
        <w:t>sect</w:t>
      </w:r>
      <w:r w:rsidR="00F60E31" w:rsidRPr="00F60E31">
        <w:rPr>
          <w:rFonts w:ascii="Times New Roman" w:hAnsi="Times New Roman" w:cs="Times New Roman"/>
          <w:i/>
          <w:iCs/>
          <w:color w:val="000000"/>
        </w:rPr>
        <w:t xml:space="preserve">. </w:t>
      </w:r>
      <w:proofErr w:type="spellStart"/>
      <w:r w:rsidR="00F60E31" w:rsidRPr="00F60E31">
        <w:rPr>
          <w:rFonts w:ascii="Times New Roman" w:hAnsi="Times New Roman" w:cs="Times New Roman"/>
          <w:i/>
          <w:iCs/>
          <w:color w:val="000000"/>
        </w:rPr>
        <w:t>Pachylophu</w:t>
      </w:r>
      <w:r w:rsidR="00F60E31">
        <w:rPr>
          <w:rFonts w:ascii="Times New Roman" w:hAnsi="Times New Roman" w:cs="Times New Roman"/>
          <w:i/>
          <w:iCs/>
          <w:color w:val="000000"/>
        </w:rPr>
        <w:t>s</w:t>
      </w:r>
      <w:proofErr w:type="spellEnd"/>
      <w:r w:rsidR="00F60E31" w:rsidRPr="00F60E31">
        <w:rPr>
          <w:rFonts w:ascii="Times New Roman" w:hAnsi="Times New Roman" w:cs="Times New Roman"/>
          <w:color w:val="000000"/>
        </w:rPr>
        <w:t xml:space="preserve">, inherited by the ancestor of </w:t>
      </w:r>
      <w:r w:rsidR="00F60E31" w:rsidRPr="00F60E31">
        <w:rPr>
          <w:rFonts w:ascii="Times New Roman" w:hAnsi="Times New Roman" w:cs="Times New Roman"/>
          <w:i/>
          <w:iCs/>
          <w:color w:val="000000"/>
        </w:rPr>
        <w:t xml:space="preserve">O. </w:t>
      </w:r>
      <w:proofErr w:type="spellStart"/>
      <w:r w:rsidR="00F60E31" w:rsidRPr="00F60E31">
        <w:rPr>
          <w:rFonts w:ascii="Times New Roman" w:hAnsi="Times New Roman" w:cs="Times New Roman"/>
          <w:i/>
          <w:iCs/>
          <w:color w:val="000000"/>
        </w:rPr>
        <w:t>harringtonii</w:t>
      </w:r>
      <w:proofErr w:type="spellEnd"/>
      <w:r w:rsidR="005675E5">
        <w:rPr>
          <w:rFonts w:ascii="Times New Roman" w:hAnsi="Times New Roman" w:cs="Times New Roman"/>
          <w:i/>
          <w:iCs/>
          <w:color w:val="000000"/>
        </w:rPr>
        <w:t xml:space="preserve">. </w:t>
      </w:r>
      <w:commentRangeStart w:id="193"/>
      <w:r w:rsidR="005675E5">
        <w:rPr>
          <w:rFonts w:ascii="Times New Roman" w:hAnsi="Times New Roman" w:cs="Times New Roman"/>
        </w:rPr>
        <w:t>H</w:t>
      </w:r>
      <w:r w:rsidR="000A6CB1" w:rsidRPr="00DA6000">
        <w:rPr>
          <w:rFonts w:ascii="Times New Roman" w:hAnsi="Times New Roman" w:cs="Times New Roman"/>
        </w:rPr>
        <w:t>ereafter</w:t>
      </w:r>
      <w:r w:rsidR="005675E5">
        <w:rPr>
          <w:rFonts w:ascii="Times New Roman" w:hAnsi="Times New Roman" w:cs="Times New Roman"/>
        </w:rPr>
        <w:t xml:space="preserve">, we </w:t>
      </w:r>
      <w:r w:rsidR="00AA67B0">
        <w:rPr>
          <w:rFonts w:ascii="Times New Roman" w:hAnsi="Times New Roman" w:cs="Times New Roman"/>
        </w:rPr>
        <w:t>r</w:t>
      </w:r>
      <w:r w:rsidR="000A6CB1" w:rsidRPr="00DA6000">
        <w:rPr>
          <w:rFonts w:ascii="Times New Roman" w:hAnsi="Times New Roman" w:cs="Times New Roman"/>
        </w:rPr>
        <w:t xml:space="preserve">efer to </w:t>
      </w:r>
      <w:r w:rsidR="005675E5">
        <w:rPr>
          <w:rFonts w:ascii="Times New Roman" w:hAnsi="Times New Roman" w:cs="Times New Roman"/>
        </w:rPr>
        <w:t xml:space="preserve">this compound </w:t>
      </w:r>
      <w:r w:rsidR="000A6CB1" w:rsidRPr="00DA6000">
        <w:rPr>
          <w:rFonts w:ascii="Times New Roman" w:hAnsi="Times New Roman" w:cs="Times New Roman"/>
        </w:rPr>
        <w:t xml:space="preserve">as “linalool” for </w:t>
      </w:r>
      <w:r w:rsidR="000A6CB1" w:rsidRPr="00D8658E">
        <w:rPr>
          <w:rFonts w:ascii="Times New Roman" w:hAnsi="Times New Roman" w:cs="Times New Roman"/>
        </w:rPr>
        <w:t>simplicity.</w:t>
      </w:r>
      <w:r w:rsidR="00D8658E" w:rsidRPr="00D8658E">
        <w:rPr>
          <w:rFonts w:ascii="Times New Roman" w:eastAsia="Times New Roman" w:hAnsi="Times New Roman" w:cs="Times New Roman"/>
        </w:rPr>
        <w:t xml:space="preserve"> </w:t>
      </w:r>
      <w:commentRangeEnd w:id="193"/>
      <w:r w:rsidR="001F2BFD">
        <w:rPr>
          <w:rStyle w:val="CommentReference"/>
        </w:rPr>
        <w:commentReference w:id="193"/>
      </w:r>
    </w:p>
    <w:p w14:paraId="0459E0D9" w14:textId="77777777" w:rsidR="00C276D2" w:rsidRDefault="00C276D2" w:rsidP="000271D1">
      <w:pPr>
        <w:spacing w:line="480" w:lineRule="auto"/>
        <w:rPr>
          <w:rFonts w:ascii="Times New Roman" w:eastAsia="Times New Roman" w:hAnsi="Times New Roman" w:cs="Times New Roman"/>
        </w:rPr>
      </w:pPr>
    </w:p>
    <w:p w14:paraId="768B2F35" w14:textId="681CBB9B" w:rsidR="005675E5" w:rsidRPr="00311B1E" w:rsidRDefault="0054492D" w:rsidP="000271D1">
      <w:pPr>
        <w:spacing w:line="480" w:lineRule="auto"/>
        <w:rPr>
          <w:rFonts w:ascii="Times New Roman" w:eastAsia="Times New Roman" w:hAnsi="Times New Roman" w:cs="Times New Roman"/>
          <w:i/>
          <w:iCs/>
        </w:rPr>
      </w:pPr>
      <w:r>
        <w:rPr>
          <w:rFonts w:ascii="Times New Roman" w:eastAsia="Times New Roman" w:hAnsi="Times New Roman" w:cs="Times New Roman"/>
          <w:i/>
          <w:iCs/>
        </w:rPr>
        <w:t>2.</w:t>
      </w:r>
      <w:r w:rsidR="00244E3E">
        <w:rPr>
          <w:rFonts w:ascii="Times New Roman" w:eastAsia="Times New Roman" w:hAnsi="Times New Roman" w:cs="Times New Roman"/>
          <w:i/>
          <w:iCs/>
        </w:rPr>
        <w:t>3</w:t>
      </w:r>
      <w:r>
        <w:rPr>
          <w:rFonts w:ascii="Times New Roman" w:eastAsia="Times New Roman" w:hAnsi="Times New Roman" w:cs="Times New Roman"/>
          <w:i/>
          <w:iCs/>
        </w:rPr>
        <w:t xml:space="preserve">. </w:t>
      </w:r>
      <w:r w:rsidR="005675E5" w:rsidRPr="00311B1E">
        <w:rPr>
          <w:rFonts w:ascii="Times New Roman" w:eastAsia="Times New Roman" w:hAnsi="Times New Roman" w:cs="Times New Roman"/>
          <w:i/>
          <w:iCs/>
        </w:rPr>
        <w:t xml:space="preserve">Clinal Variation in </w:t>
      </w:r>
      <w:r w:rsidR="00505348">
        <w:rPr>
          <w:rFonts w:ascii="Times New Roman" w:eastAsia="Times New Roman" w:hAnsi="Times New Roman" w:cs="Times New Roman"/>
          <w:i/>
          <w:iCs/>
        </w:rPr>
        <w:t>(R)</w:t>
      </w:r>
      <w:proofErr w:type="gramStart"/>
      <w:r w:rsidR="00505348">
        <w:rPr>
          <w:rFonts w:ascii="Times New Roman" w:eastAsia="Times New Roman" w:hAnsi="Times New Roman" w:cs="Times New Roman"/>
          <w:i/>
          <w:iCs/>
        </w:rPr>
        <w:t>-(</w:t>
      </w:r>
      <w:proofErr w:type="gramEnd"/>
      <w:r w:rsidR="00505348">
        <w:rPr>
          <w:rFonts w:ascii="Times New Roman" w:eastAsia="Times New Roman" w:hAnsi="Times New Roman" w:cs="Times New Roman"/>
          <w:i/>
          <w:iCs/>
        </w:rPr>
        <w:t xml:space="preserve">-)-linalool </w:t>
      </w:r>
      <w:r w:rsidR="005675E5" w:rsidRPr="00311B1E">
        <w:rPr>
          <w:rFonts w:ascii="Times New Roman" w:eastAsia="Times New Roman" w:hAnsi="Times New Roman" w:cs="Times New Roman"/>
          <w:i/>
          <w:iCs/>
        </w:rPr>
        <w:t>Emission</w:t>
      </w:r>
    </w:p>
    <w:p w14:paraId="794FA9C9" w14:textId="22D0A120" w:rsidR="001E4069" w:rsidRPr="0034047F" w:rsidRDefault="00ED54DB" w:rsidP="000271D1">
      <w:pPr>
        <w:spacing w:line="480" w:lineRule="auto"/>
        <w:ind w:firstLine="720"/>
        <w:rPr>
          <w:rFonts w:ascii="Times New Roman" w:hAnsi="Times New Roman" w:cs="Times New Roman"/>
          <w:bCs/>
          <w:color w:val="000000"/>
        </w:rPr>
      </w:pPr>
      <w:r w:rsidRPr="008F73BC">
        <w:rPr>
          <w:rFonts w:ascii="Times New Roman" w:hAnsi="Times New Roman" w:cs="Times New Roman"/>
          <w:color w:val="000000"/>
        </w:rPr>
        <w:t>O</w:t>
      </w:r>
      <w:r w:rsidRPr="008F73BC">
        <w:rPr>
          <w:rFonts w:ascii="Times New Roman" w:hAnsi="Times New Roman" w:cs="Times New Roman"/>
        </w:rPr>
        <w:t xml:space="preserve">ur data </w:t>
      </w:r>
      <w:r w:rsidR="000013CC">
        <w:rPr>
          <w:rFonts w:ascii="Times New Roman" w:hAnsi="Times New Roman" w:cs="Times New Roman"/>
        </w:rPr>
        <w:t>reveal</w:t>
      </w:r>
      <w:r w:rsidR="000013CC" w:rsidRPr="008F73BC">
        <w:rPr>
          <w:rFonts w:ascii="Times New Roman" w:hAnsi="Times New Roman" w:cs="Times New Roman"/>
        </w:rPr>
        <w:t xml:space="preserve"> </w:t>
      </w:r>
      <w:r w:rsidRPr="008F73BC">
        <w:rPr>
          <w:rFonts w:ascii="Times New Roman" w:hAnsi="Times New Roman" w:cs="Times New Roman"/>
        </w:rPr>
        <w:t>a</w:t>
      </w:r>
      <w:r w:rsidR="000013CC">
        <w:rPr>
          <w:rFonts w:ascii="Times New Roman" w:hAnsi="Times New Roman" w:cs="Times New Roman"/>
        </w:rPr>
        <w:t xml:space="preserve"> population-level</w:t>
      </w:r>
      <w:r w:rsidRPr="008F73BC">
        <w:rPr>
          <w:rFonts w:ascii="Times New Roman" w:hAnsi="Times New Roman" w:cs="Times New Roman"/>
        </w:rPr>
        <w:t xml:space="preserve"> linalool</w:t>
      </w:r>
      <w:r w:rsidRPr="008F73BC">
        <w:rPr>
          <w:rFonts w:ascii="Times New Roman" w:hAnsi="Times New Roman" w:cs="Times New Roman"/>
          <w:color w:val="000000"/>
        </w:rPr>
        <w:t xml:space="preserve"> polymorphism</w:t>
      </w:r>
      <w:r w:rsidR="000013CC">
        <w:rPr>
          <w:rFonts w:ascii="Times New Roman" w:hAnsi="Times New Roman" w:cs="Times New Roman"/>
          <w:color w:val="000000"/>
        </w:rPr>
        <w:t>,</w:t>
      </w:r>
      <w:r w:rsidRPr="008F73BC">
        <w:rPr>
          <w:rFonts w:ascii="Times New Roman" w:hAnsi="Times New Roman" w:cs="Times New Roman"/>
          <w:color w:val="000000"/>
        </w:rPr>
        <w:t xml:space="preserve"> with a striking pattern of clinal variation across the geographic range</w:t>
      </w:r>
      <w:r w:rsidRPr="00102C54">
        <w:rPr>
          <w:rFonts w:ascii="Times New Roman" w:hAnsi="Times New Roman" w:cs="Times New Roman"/>
          <w:color w:val="000000"/>
        </w:rPr>
        <w:t xml:space="preserve"> of </w:t>
      </w:r>
      <w:r w:rsidRPr="00102C54">
        <w:rPr>
          <w:rFonts w:ascii="Times New Roman" w:hAnsi="Times New Roman" w:cs="Times New Roman"/>
          <w:i/>
          <w:iCs/>
          <w:color w:val="000000"/>
        </w:rPr>
        <w:t xml:space="preserve">O. </w:t>
      </w:r>
      <w:proofErr w:type="spellStart"/>
      <w:r w:rsidRPr="00102C54">
        <w:rPr>
          <w:rFonts w:ascii="Times New Roman" w:hAnsi="Times New Roman" w:cs="Times New Roman"/>
          <w:i/>
          <w:iCs/>
          <w:color w:val="000000"/>
        </w:rPr>
        <w:t>harringtonii</w:t>
      </w:r>
      <w:proofErr w:type="spellEnd"/>
      <w:r w:rsidRPr="00DA6000">
        <w:rPr>
          <w:rFonts w:ascii="Times New Roman" w:hAnsi="Times New Roman" w:cs="Times New Roman"/>
          <w:color w:val="000000" w:themeColor="text1"/>
        </w:rPr>
        <w:t xml:space="preserve"> </w:t>
      </w:r>
      <w:commentRangeStart w:id="194"/>
      <w:commentRangeStart w:id="195"/>
      <w:r w:rsidR="000013CC">
        <w:rPr>
          <w:rFonts w:ascii="Times New Roman" w:hAnsi="Times New Roman" w:cs="Times New Roman"/>
          <w:color w:val="000000" w:themeColor="text1"/>
        </w:rPr>
        <w:t>without any</w:t>
      </w:r>
      <w:r w:rsidR="0042204C" w:rsidRPr="00DA6000">
        <w:rPr>
          <w:rFonts w:ascii="Times New Roman" w:hAnsi="Times New Roman" w:cs="Times New Roman"/>
          <w:color w:val="000000" w:themeColor="text1"/>
        </w:rPr>
        <w:t xml:space="preserve"> correlated shifts in floral morphology</w:t>
      </w:r>
      <w:commentRangeEnd w:id="194"/>
      <w:r w:rsidR="00B654E2">
        <w:rPr>
          <w:rStyle w:val="CommentReference"/>
        </w:rPr>
        <w:commentReference w:id="194"/>
      </w:r>
      <w:commentRangeEnd w:id="195"/>
      <w:r w:rsidR="00FF579E">
        <w:rPr>
          <w:rStyle w:val="CommentReference"/>
        </w:rPr>
        <w:commentReference w:id="195"/>
      </w:r>
      <w:r w:rsidR="0042204C" w:rsidRPr="00DA6000">
        <w:rPr>
          <w:rFonts w:ascii="Times New Roman" w:hAnsi="Times New Roman" w:cs="Times New Roman"/>
          <w:color w:val="000000" w:themeColor="text1"/>
        </w:rPr>
        <w:t>.</w:t>
      </w:r>
      <w:r w:rsidR="00DE2943" w:rsidRPr="00DA6000">
        <w:rPr>
          <w:rFonts w:ascii="Times New Roman" w:hAnsi="Times New Roman" w:cs="Times New Roman"/>
          <w:color w:val="000000" w:themeColor="text1"/>
        </w:rPr>
        <w:t xml:space="preserve"> </w:t>
      </w:r>
      <w:commentRangeStart w:id="196"/>
      <w:r w:rsidR="007A6AEA" w:rsidRPr="001E4069">
        <w:rPr>
          <w:rFonts w:ascii="Times New Roman" w:hAnsi="Times New Roman" w:cs="Times New Roman"/>
        </w:rPr>
        <w:t>Emission of linalool</w:t>
      </w:r>
      <w:r w:rsidRPr="001E4069">
        <w:rPr>
          <w:rFonts w:ascii="Times New Roman" w:hAnsi="Times New Roman" w:cs="Times New Roman"/>
          <w:color w:val="000000"/>
        </w:rPr>
        <w:t xml:space="preserve"> </w:t>
      </w:r>
      <w:r w:rsidR="00247386" w:rsidRPr="001E4069">
        <w:rPr>
          <w:rFonts w:ascii="Times New Roman" w:hAnsi="Times New Roman" w:cs="Times New Roman"/>
          <w:color w:val="000000"/>
        </w:rPr>
        <w:t>wa</w:t>
      </w:r>
      <w:r w:rsidR="007A6AEA" w:rsidRPr="001E4069">
        <w:rPr>
          <w:rFonts w:ascii="Times New Roman" w:hAnsi="Times New Roman" w:cs="Times New Roman"/>
          <w:color w:val="000000"/>
        </w:rPr>
        <w:t>s discrete and polymorphic</w:t>
      </w:r>
      <w:r w:rsidR="007A6AEA" w:rsidRPr="001E4069">
        <w:rPr>
          <w:rFonts w:ascii="Times New Roman" w:hAnsi="Times New Roman" w:cs="Times New Roman"/>
        </w:rPr>
        <w:t>;</w:t>
      </w:r>
      <w:r w:rsidR="007A6AEA" w:rsidRPr="001E4069">
        <w:rPr>
          <w:rFonts w:ascii="Times New Roman" w:hAnsi="Times New Roman" w:cs="Times New Roman"/>
          <w:color w:val="000000"/>
        </w:rPr>
        <w:t xml:space="preserve"> it </w:t>
      </w:r>
      <w:r w:rsidR="00464CCC" w:rsidRPr="001E4069">
        <w:rPr>
          <w:rFonts w:ascii="Times New Roman" w:hAnsi="Times New Roman" w:cs="Times New Roman"/>
          <w:color w:val="000000"/>
        </w:rPr>
        <w:t>wa</w:t>
      </w:r>
      <w:r w:rsidR="007A6AEA" w:rsidRPr="001E4069">
        <w:rPr>
          <w:rFonts w:ascii="Times New Roman" w:hAnsi="Times New Roman" w:cs="Times New Roman"/>
          <w:color w:val="000000"/>
        </w:rPr>
        <w:t xml:space="preserve">s either completely absent </w:t>
      </w:r>
      <w:r w:rsidR="00247386" w:rsidRPr="001E4069">
        <w:rPr>
          <w:rFonts w:ascii="Times New Roman" w:hAnsi="Times New Roman" w:cs="Times New Roman"/>
          <w:color w:val="000000"/>
        </w:rPr>
        <w:lastRenderedPageBreak/>
        <w:t>/</w:t>
      </w:r>
      <w:r w:rsidR="007A6AEA" w:rsidRPr="001E4069">
        <w:rPr>
          <w:rFonts w:ascii="Times New Roman" w:hAnsi="Times New Roman" w:cs="Times New Roman"/>
          <w:color w:val="000000"/>
        </w:rPr>
        <w:t xml:space="preserve">emitted in small </w:t>
      </w:r>
      <w:r w:rsidR="00247386" w:rsidRPr="001E4069">
        <w:rPr>
          <w:rFonts w:ascii="Times New Roman" w:hAnsi="Times New Roman" w:cs="Times New Roman"/>
          <w:color w:val="000000"/>
        </w:rPr>
        <w:t>quantities or</w:t>
      </w:r>
      <w:r w:rsidR="007A6AEA" w:rsidRPr="001E4069">
        <w:rPr>
          <w:rFonts w:ascii="Times New Roman" w:hAnsi="Times New Roman" w:cs="Times New Roman"/>
          <w:color w:val="000000"/>
        </w:rPr>
        <w:t xml:space="preserve"> constitute</w:t>
      </w:r>
      <w:r w:rsidR="00247386" w:rsidRPr="001E4069">
        <w:rPr>
          <w:rFonts w:ascii="Times New Roman" w:hAnsi="Times New Roman" w:cs="Times New Roman"/>
          <w:color w:val="000000"/>
        </w:rPr>
        <w:t>d</w:t>
      </w:r>
      <w:r w:rsidR="007A6AEA" w:rsidRPr="001E4069">
        <w:rPr>
          <w:rFonts w:ascii="Times New Roman" w:hAnsi="Times New Roman" w:cs="Times New Roman"/>
          <w:color w:val="000000"/>
        </w:rPr>
        <w:t xml:space="preserve"> up to 9</w:t>
      </w:r>
      <w:r w:rsidR="005460A5" w:rsidRPr="001E4069">
        <w:rPr>
          <w:rFonts w:ascii="Times New Roman" w:hAnsi="Times New Roman" w:cs="Times New Roman"/>
          <w:color w:val="000000"/>
        </w:rPr>
        <w:t>5</w:t>
      </w:r>
      <w:r w:rsidR="007A6AEA" w:rsidRPr="001E4069">
        <w:rPr>
          <w:rFonts w:ascii="Times New Roman" w:hAnsi="Times New Roman" w:cs="Times New Roman"/>
          <w:color w:val="000000"/>
        </w:rPr>
        <w:t>% of total floral emissions</w:t>
      </w:r>
      <w:commentRangeEnd w:id="196"/>
      <w:r w:rsidR="00687A53">
        <w:rPr>
          <w:rStyle w:val="CommentReference"/>
        </w:rPr>
        <w:commentReference w:id="196"/>
      </w:r>
      <w:r w:rsidR="007A6AEA" w:rsidRPr="001E4069">
        <w:rPr>
          <w:rFonts w:ascii="Times New Roman" w:hAnsi="Times New Roman" w:cs="Times New Roman"/>
          <w:color w:val="000000"/>
        </w:rPr>
        <w:t xml:space="preserve"> (</w:t>
      </w:r>
      <w:commentRangeStart w:id="197"/>
      <w:r w:rsidR="007A6AEA" w:rsidRPr="001E4069">
        <w:rPr>
          <w:rFonts w:ascii="Times New Roman" w:hAnsi="Times New Roman" w:cs="Times New Roman"/>
          <w:color w:val="000000"/>
        </w:rPr>
        <w:t>Table</w:t>
      </w:r>
      <w:r w:rsidR="005675E5" w:rsidRPr="001E4069">
        <w:rPr>
          <w:rFonts w:ascii="Times New Roman" w:hAnsi="Times New Roman" w:cs="Times New Roman"/>
          <w:color w:val="000000"/>
        </w:rPr>
        <w:t>s</w:t>
      </w:r>
      <w:r w:rsidR="007A6AEA" w:rsidRPr="001E4069">
        <w:rPr>
          <w:rFonts w:ascii="Times New Roman" w:hAnsi="Times New Roman" w:cs="Times New Roman"/>
          <w:color w:val="000000"/>
        </w:rPr>
        <w:t xml:space="preserve"> 1</w:t>
      </w:r>
      <w:r w:rsidR="005675E5" w:rsidRPr="001E4069">
        <w:rPr>
          <w:rFonts w:ascii="Times New Roman" w:hAnsi="Times New Roman" w:cs="Times New Roman"/>
          <w:color w:val="000000"/>
        </w:rPr>
        <w:t>, 2</w:t>
      </w:r>
      <w:commentRangeEnd w:id="197"/>
      <w:r w:rsidR="00436958">
        <w:rPr>
          <w:rStyle w:val="CommentReference"/>
        </w:rPr>
        <w:commentReference w:id="197"/>
      </w:r>
      <w:commentRangeStart w:id="198"/>
      <w:commentRangeStart w:id="199"/>
      <w:r w:rsidR="007A6AEA" w:rsidRPr="001E4069">
        <w:rPr>
          <w:rFonts w:ascii="Times New Roman" w:hAnsi="Times New Roman" w:cs="Times New Roman"/>
          <w:color w:val="000000"/>
        </w:rPr>
        <w:t>).</w:t>
      </w:r>
      <w:r w:rsidRPr="001E4069">
        <w:rPr>
          <w:rFonts w:ascii="Times New Roman" w:hAnsi="Times New Roman" w:cs="Times New Roman"/>
          <w:color w:val="000000"/>
        </w:rPr>
        <w:t xml:space="preserve"> In northern and western populations, </w:t>
      </w:r>
      <w:r w:rsidR="005460A5" w:rsidRPr="001E4069">
        <w:rPr>
          <w:rFonts w:ascii="Times New Roman" w:hAnsi="Times New Roman" w:cs="Times New Roman"/>
          <w:color w:val="000000"/>
        </w:rPr>
        <w:t xml:space="preserve">most </w:t>
      </w:r>
      <w:r w:rsidR="00D70139" w:rsidRPr="001E4069">
        <w:rPr>
          <w:rFonts w:ascii="Times New Roman" w:hAnsi="Times New Roman" w:cs="Times New Roman"/>
          <w:color w:val="000000"/>
        </w:rPr>
        <w:t>plants</w:t>
      </w:r>
      <w:r w:rsidR="005460A5" w:rsidRPr="001E4069">
        <w:rPr>
          <w:rFonts w:ascii="Times New Roman" w:hAnsi="Times New Roman" w:cs="Times New Roman"/>
          <w:color w:val="000000"/>
        </w:rPr>
        <w:t xml:space="preserve"> (average of 86% per population)</w:t>
      </w:r>
      <w:r w:rsidR="00D70139" w:rsidRPr="001E4069">
        <w:rPr>
          <w:rFonts w:ascii="Times New Roman" w:hAnsi="Times New Roman" w:cs="Times New Roman"/>
          <w:color w:val="000000"/>
        </w:rPr>
        <w:t xml:space="preserve"> </w:t>
      </w:r>
      <w:r w:rsidR="000013CC" w:rsidRPr="001E4069">
        <w:rPr>
          <w:rFonts w:ascii="Times New Roman" w:hAnsi="Times New Roman" w:cs="Times New Roman"/>
          <w:color w:val="000000"/>
        </w:rPr>
        <w:t xml:space="preserve">studied </w:t>
      </w:r>
      <w:r w:rsidR="00D70139" w:rsidRPr="001E4069">
        <w:rPr>
          <w:rFonts w:ascii="Times New Roman" w:hAnsi="Times New Roman" w:cs="Times New Roman"/>
          <w:color w:val="000000"/>
        </w:rPr>
        <w:t>emit</w:t>
      </w:r>
      <w:r w:rsidR="00464CCC" w:rsidRPr="001E4069">
        <w:rPr>
          <w:color w:val="000000"/>
        </w:rPr>
        <w:t>ted</w:t>
      </w:r>
      <w:r w:rsidR="00D70139" w:rsidRPr="001E4069">
        <w:rPr>
          <w:rFonts w:ascii="Times New Roman" w:hAnsi="Times New Roman" w:cs="Times New Roman"/>
          <w:color w:val="000000"/>
        </w:rPr>
        <w:t xml:space="preserve"> linalool (</w:t>
      </w:r>
      <w:commentRangeStart w:id="200"/>
      <w:proofErr w:type="spellStart"/>
      <w:r w:rsidR="00D70139" w:rsidRPr="001E4069">
        <w:rPr>
          <w:rFonts w:ascii="Times New Roman" w:hAnsi="Times New Roman" w:cs="Times New Roman"/>
          <w:color w:val="000000"/>
        </w:rPr>
        <w:t>lin</w:t>
      </w:r>
      <w:proofErr w:type="spellEnd"/>
      <w:r w:rsidR="00D70139" w:rsidRPr="001E4069">
        <w:rPr>
          <w:rFonts w:ascii="Times New Roman" w:hAnsi="Times New Roman" w:cs="Times New Roman"/>
          <w:color w:val="000000"/>
        </w:rPr>
        <w:t>+ populations</w:t>
      </w:r>
      <w:commentRangeEnd w:id="200"/>
      <w:r w:rsidR="00B654E2">
        <w:rPr>
          <w:rStyle w:val="CommentReference"/>
        </w:rPr>
        <w:commentReference w:id="200"/>
      </w:r>
      <w:r w:rsidR="00D70139" w:rsidRPr="001E4069">
        <w:rPr>
          <w:rFonts w:ascii="Times New Roman" w:hAnsi="Times New Roman" w:cs="Times New Roman"/>
          <w:color w:val="000000"/>
        </w:rPr>
        <w:t xml:space="preserve">) compared with only </w:t>
      </w:r>
      <w:r w:rsidR="005460A5" w:rsidRPr="001E4069">
        <w:rPr>
          <w:rFonts w:ascii="Times New Roman" w:hAnsi="Times New Roman" w:cs="Times New Roman"/>
          <w:color w:val="000000"/>
        </w:rPr>
        <w:t>22</w:t>
      </w:r>
      <w:r w:rsidR="00D70139" w:rsidRPr="001E4069">
        <w:rPr>
          <w:rFonts w:ascii="Times New Roman" w:hAnsi="Times New Roman" w:cs="Times New Roman"/>
          <w:color w:val="000000"/>
        </w:rPr>
        <w:t xml:space="preserve">% </w:t>
      </w:r>
      <w:r w:rsidR="005460A5" w:rsidRPr="001E4069">
        <w:rPr>
          <w:rFonts w:ascii="Times New Roman" w:hAnsi="Times New Roman" w:cs="Times New Roman"/>
          <w:color w:val="000000"/>
        </w:rPr>
        <w:t xml:space="preserve">on average </w:t>
      </w:r>
      <w:r w:rsidR="00D70139" w:rsidRPr="001E4069">
        <w:rPr>
          <w:rFonts w:ascii="Times New Roman" w:hAnsi="Times New Roman" w:cs="Times New Roman"/>
          <w:color w:val="000000"/>
        </w:rPr>
        <w:t>in southern and eastern populations (</w:t>
      </w:r>
      <w:proofErr w:type="spellStart"/>
      <w:r w:rsidR="00D70139" w:rsidRPr="001E4069">
        <w:rPr>
          <w:rFonts w:ascii="Times New Roman" w:hAnsi="Times New Roman" w:cs="Times New Roman"/>
          <w:color w:val="000000"/>
        </w:rPr>
        <w:t>lin</w:t>
      </w:r>
      <w:proofErr w:type="spellEnd"/>
      <w:r w:rsidR="00D70139" w:rsidRPr="001E4069">
        <w:rPr>
          <w:rFonts w:ascii="Times New Roman" w:hAnsi="Times New Roman" w:cs="Times New Roman"/>
          <w:color w:val="000000"/>
        </w:rPr>
        <w:t xml:space="preserve">- populations) </w:t>
      </w:r>
      <w:commentRangeEnd w:id="198"/>
      <w:r w:rsidR="00687A53">
        <w:rPr>
          <w:rStyle w:val="CommentReference"/>
        </w:rPr>
        <w:commentReference w:id="198"/>
      </w:r>
      <w:commentRangeEnd w:id="199"/>
      <w:r w:rsidR="009711C9">
        <w:rPr>
          <w:rStyle w:val="CommentReference"/>
        </w:rPr>
        <w:commentReference w:id="199"/>
      </w:r>
      <w:r w:rsidR="00D70139" w:rsidRPr="001E4069">
        <w:rPr>
          <w:rFonts w:ascii="Times New Roman" w:hAnsi="Times New Roman" w:cs="Times New Roman"/>
          <w:color w:val="000000"/>
        </w:rPr>
        <w:t>(</w:t>
      </w:r>
      <w:r w:rsidR="00102C54" w:rsidRPr="001E4069">
        <w:rPr>
          <w:rFonts w:ascii="Times New Roman" w:hAnsi="Times New Roman" w:cs="Times New Roman"/>
          <w:color w:val="000000"/>
        </w:rPr>
        <w:t xml:space="preserve">Fig. </w:t>
      </w:r>
      <w:r w:rsidR="00271796" w:rsidRPr="001E4069">
        <w:rPr>
          <w:rFonts w:ascii="Times New Roman" w:hAnsi="Times New Roman" w:cs="Times New Roman"/>
          <w:color w:val="000000"/>
        </w:rPr>
        <w:t>1</w:t>
      </w:r>
      <w:r w:rsidR="00D70139" w:rsidRPr="001E4069">
        <w:rPr>
          <w:rFonts w:ascii="Times New Roman" w:hAnsi="Times New Roman" w:cs="Times New Roman"/>
          <w:color w:val="000000"/>
        </w:rPr>
        <w:t>, Table 1).</w:t>
      </w:r>
      <w:r w:rsidR="00D70139" w:rsidRPr="00102C54">
        <w:rPr>
          <w:rFonts w:ascii="Times New Roman" w:hAnsi="Times New Roman" w:cs="Times New Roman"/>
          <w:color w:val="000000"/>
        </w:rPr>
        <w:t xml:space="preserve"> </w:t>
      </w:r>
      <w:commentRangeStart w:id="201"/>
      <w:commentRangeStart w:id="202"/>
      <w:r w:rsidR="00F90ECA">
        <w:rPr>
          <w:rFonts w:ascii="Times New Roman" w:hAnsi="Times New Roman" w:cs="Times New Roman"/>
          <w:color w:val="000000"/>
        </w:rPr>
        <w:t xml:space="preserve">Emission rates varied </w:t>
      </w:r>
      <w:commentRangeEnd w:id="201"/>
      <w:r w:rsidR="00B654E2">
        <w:rPr>
          <w:rStyle w:val="CommentReference"/>
        </w:rPr>
        <w:commentReference w:id="201"/>
      </w:r>
      <w:commentRangeEnd w:id="202"/>
      <w:r w:rsidR="009043F7">
        <w:rPr>
          <w:rStyle w:val="CommentReference"/>
        </w:rPr>
        <w:commentReference w:id="202"/>
      </w:r>
      <w:commentRangeStart w:id="203"/>
      <w:commentRangeStart w:id="204"/>
      <w:r w:rsidR="00F90ECA">
        <w:rPr>
          <w:rFonts w:ascii="Times New Roman" w:hAnsi="Times New Roman" w:cs="Times New Roman"/>
          <w:color w:val="000000"/>
        </w:rPr>
        <w:t>between populations and years (</w:t>
      </w:r>
      <w:ins w:id="205" w:author="Jogesh, Tania (ADM)" w:date="2022-01-07T11:52:00Z">
        <w:r w:rsidR="00E742C6">
          <w:rPr>
            <w:rFonts w:ascii="Times New Roman" w:hAnsi="Times New Roman" w:cs="Times New Roman"/>
            <w:color w:val="000000"/>
          </w:rPr>
          <w:t>pop: F</w:t>
        </w:r>
      </w:ins>
      <w:ins w:id="206" w:author="Jogesh, Tania (ADM)" w:date="2022-01-07T11:54:00Z">
        <w:r w:rsidR="009043F7">
          <w:rPr>
            <w:rFonts w:ascii="Times New Roman" w:hAnsi="Times New Roman" w:cs="Times New Roman"/>
            <w:color w:val="000000"/>
            <w:vertAlign w:val="subscript"/>
          </w:rPr>
          <w:t>18</w:t>
        </w:r>
      </w:ins>
      <w:ins w:id="207" w:author="Jogesh, Tania (ADM)" w:date="2022-01-07T11:53:00Z">
        <w:r w:rsidR="009043F7" w:rsidRPr="009043F7">
          <w:rPr>
            <w:rFonts w:ascii="Times New Roman" w:hAnsi="Times New Roman" w:cs="Times New Roman"/>
            <w:color w:val="000000"/>
            <w:vertAlign w:val="subscript"/>
            <w:rPrChange w:id="208" w:author="Jogesh, Tania (ADM)" w:date="2022-01-07T11:53:00Z">
              <w:rPr>
                <w:rFonts w:ascii="Times New Roman" w:hAnsi="Times New Roman" w:cs="Times New Roman"/>
                <w:color w:val="000000"/>
              </w:rPr>
            </w:rPrChange>
          </w:rPr>
          <w:t>,628</w:t>
        </w:r>
      </w:ins>
      <w:ins w:id="209" w:author="Jogesh, Tania (ADM)" w:date="2022-01-07T11:52:00Z">
        <w:r w:rsidR="00E742C6">
          <w:rPr>
            <w:rFonts w:ascii="Times New Roman" w:hAnsi="Times New Roman" w:cs="Times New Roman"/>
            <w:color w:val="000000"/>
          </w:rPr>
          <w:t>=</w:t>
        </w:r>
      </w:ins>
      <w:ins w:id="210" w:author="Jogesh, Tania (ADM)" w:date="2022-01-07T15:30:00Z">
        <w:r w:rsidR="006D7DFA">
          <w:rPr>
            <w:rFonts w:ascii="Times New Roman" w:hAnsi="Times New Roman" w:cs="Times New Roman"/>
            <w:color w:val="000000"/>
          </w:rPr>
          <w:t>3</w:t>
        </w:r>
      </w:ins>
      <w:ins w:id="211" w:author="Jogesh, Tania (ADM)" w:date="2022-01-07T11:52:00Z">
        <w:r w:rsidR="009043F7">
          <w:rPr>
            <w:rFonts w:ascii="Times New Roman" w:hAnsi="Times New Roman" w:cs="Times New Roman"/>
            <w:color w:val="000000"/>
          </w:rPr>
          <w:t>.</w:t>
        </w:r>
      </w:ins>
      <w:ins w:id="212" w:author="Jogesh, Tania (ADM)" w:date="2022-01-07T15:31:00Z">
        <w:r w:rsidR="006D7DFA">
          <w:rPr>
            <w:rFonts w:ascii="Times New Roman" w:hAnsi="Times New Roman" w:cs="Times New Roman"/>
            <w:color w:val="000000"/>
          </w:rPr>
          <w:t>90</w:t>
        </w:r>
      </w:ins>
      <w:ins w:id="213" w:author="Jogesh, Tania (ADM)" w:date="2022-01-07T11:52:00Z">
        <w:r w:rsidR="009043F7">
          <w:rPr>
            <w:rFonts w:ascii="Times New Roman" w:hAnsi="Times New Roman" w:cs="Times New Roman"/>
            <w:color w:val="000000"/>
          </w:rPr>
          <w:t>, p&lt;0.01, year</w:t>
        </w:r>
      </w:ins>
      <w:ins w:id="214" w:author="Jogesh, Tania (ADM)" w:date="2022-01-07T11:55:00Z">
        <w:r w:rsidR="009043F7">
          <w:rPr>
            <w:rFonts w:ascii="Times New Roman" w:hAnsi="Times New Roman" w:cs="Times New Roman"/>
            <w:color w:val="000000"/>
          </w:rPr>
          <w:t>:</w:t>
        </w:r>
      </w:ins>
      <w:ins w:id="215" w:author="Jogesh, Tania (ADM)" w:date="2022-01-07T11:52:00Z">
        <w:r w:rsidR="009043F7">
          <w:rPr>
            <w:rFonts w:ascii="Times New Roman" w:hAnsi="Times New Roman" w:cs="Times New Roman"/>
            <w:color w:val="000000"/>
          </w:rPr>
          <w:t xml:space="preserve"> F</w:t>
        </w:r>
      </w:ins>
      <w:ins w:id="216" w:author="Jogesh, Tania (ADM)" w:date="2022-01-07T11:55:00Z">
        <w:r w:rsidR="009043F7">
          <w:rPr>
            <w:rFonts w:ascii="Times New Roman" w:hAnsi="Times New Roman" w:cs="Times New Roman"/>
            <w:color w:val="000000"/>
            <w:vertAlign w:val="subscript"/>
          </w:rPr>
          <w:t>3</w:t>
        </w:r>
      </w:ins>
      <w:ins w:id="217" w:author="Jogesh, Tania (ADM)" w:date="2022-01-07T11:53:00Z">
        <w:r w:rsidR="009043F7" w:rsidRPr="009043F7">
          <w:rPr>
            <w:rFonts w:ascii="Times New Roman" w:hAnsi="Times New Roman" w:cs="Times New Roman"/>
            <w:color w:val="000000"/>
            <w:vertAlign w:val="subscript"/>
            <w:rPrChange w:id="218" w:author="Jogesh, Tania (ADM)" w:date="2022-01-07T11:53:00Z">
              <w:rPr>
                <w:rFonts w:ascii="Times New Roman" w:hAnsi="Times New Roman" w:cs="Times New Roman"/>
                <w:color w:val="000000"/>
              </w:rPr>
            </w:rPrChange>
          </w:rPr>
          <w:t>,628</w:t>
        </w:r>
      </w:ins>
      <w:ins w:id="219" w:author="Jogesh, Tania (ADM)" w:date="2022-01-07T11:52:00Z">
        <w:r w:rsidR="009043F7">
          <w:rPr>
            <w:rFonts w:ascii="Times New Roman" w:hAnsi="Times New Roman" w:cs="Times New Roman"/>
            <w:color w:val="000000"/>
          </w:rPr>
          <w:t xml:space="preserve">= </w:t>
        </w:r>
      </w:ins>
      <w:ins w:id="220" w:author="Jogesh, Tania (ADM)" w:date="2022-01-07T15:30:00Z">
        <w:r w:rsidR="006D7DFA">
          <w:rPr>
            <w:rFonts w:ascii="Times New Roman" w:hAnsi="Times New Roman" w:cs="Times New Roman"/>
            <w:color w:val="000000"/>
          </w:rPr>
          <w:t>71</w:t>
        </w:r>
      </w:ins>
      <w:ins w:id="221" w:author="Jogesh, Tania (ADM)" w:date="2022-01-07T11:52:00Z">
        <w:r w:rsidR="009043F7">
          <w:rPr>
            <w:rFonts w:ascii="Times New Roman" w:hAnsi="Times New Roman" w:cs="Times New Roman"/>
            <w:color w:val="000000"/>
          </w:rPr>
          <w:t>.</w:t>
        </w:r>
      </w:ins>
      <w:ins w:id="222" w:author="Jogesh, Tania (ADM)" w:date="2022-01-07T15:30:00Z">
        <w:r w:rsidR="006D7DFA">
          <w:rPr>
            <w:rFonts w:ascii="Times New Roman" w:hAnsi="Times New Roman" w:cs="Times New Roman"/>
            <w:color w:val="000000"/>
          </w:rPr>
          <w:t>62</w:t>
        </w:r>
      </w:ins>
      <w:ins w:id="223" w:author="Jogesh, Tania (ADM)" w:date="2022-01-07T11:52:00Z">
        <w:r w:rsidR="009043F7">
          <w:rPr>
            <w:rFonts w:ascii="Times New Roman" w:hAnsi="Times New Roman" w:cs="Times New Roman"/>
            <w:color w:val="000000"/>
          </w:rPr>
          <w:t xml:space="preserve">, p&lt;0.01, </w:t>
        </w:r>
      </w:ins>
      <w:r w:rsidR="00F90ECA">
        <w:rPr>
          <w:rFonts w:ascii="Times New Roman" w:hAnsi="Times New Roman" w:cs="Times New Roman"/>
          <w:color w:val="000000"/>
        </w:rPr>
        <w:t xml:space="preserve">Fig. 3A). </w:t>
      </w:r>
      <w:r w:rsidR="001E4069" w:rsidRPr="00AB1527">
        <w:rPr>
          <w:rFonts w:ascii="Times New Roman" w:hAnsi="Times New Roman" w:cs="Times New Roman"/>
          <w:color w:val="000000"/>
        </w:rPr>
        <w:t xml:space="preserve">Floral volatile composition was significantly different between </w:t>
      </w:r>
      <w:proofErr w:type="spellStart"/>
      <w:r w:rsidR="001E4069" w:rsidRPr="00AB1527">
        <w:rPr>
          <w:rFonts w:ascii="Times New Roman" w:hAnsi="Times New Roman" w:cs="Times New Roman"/>
          <w:color w:val="000000"/>
        </w:rPr>
        <w:t>lin</w:t>
      </w:r>
      <w:proofErr w:type="spellEnd"/>
      <w:r w:rsidR="001E4069" w:rsidRPr="00AB1527">
        <w:rPr>
          <w:rFonts w:ascii="Times New Roman" w:hAnsi="Times New Roman" w:cs="Times New Roman"/>
          <w:color w:val="000000"/>
        </w:rPr>
        <w:t xml:space="preserve">+ and </w:t>
      </w:r>
      <w:proofErr w:type="spellStart"/>
      <w:r w:rsidR="001E4069" w:rsidRPr="00AB1527">
        <w:rPr>
          <w:rFonts w:ascii="Times New Roman" w:hAnsi="Times New Roman" w:cs="Times New Roman"/>
          <w:color w:val="000000"/>
        </w:rPr>
        <w:t>lin</w:t>
      </w:r>
      <w:proofErr w:type="spellEnd"/>
      <w:r w:rsidR="001E4069" w:rsidRPr="00AB1527">
        <w:rPr>
          <w:rFonts w:ascii="Times New Roman" w:hAnsi="Times New Roman" w:cs="Times New Roman"/>
          <w:color w:val="000000"/>
        </w:rPr>
        <w:t xml:space="preserve"> - populations (</w:t>
      </w:r>
      <w:proofErr w:type="spellStart"/>
      <w:r w:rsidR="001E4069" w:rsidRPr="00AB1527">
        <w:rPr>
          <w:rFonts w:ascii="Times New Roman" w:hAnsi="Times New Roman" w:cs="Times New Roman"/>
          <w:color w:val="000000"/>
        </w:rPr>
        <w:t>N</w:t>
      </w:r>
      <w:r w:rsidR="001E4069" w:rsidRPr="00AB1527">
        <w:rPr>
          <w:rFonts w:ascii="Times New Roman" w:hAnsi="Times New Roman" w:cs="Times New Roman"/>
          <w:color w:val="000000"/>
          <w:vertAlign w:val="subscript"/>
        </w:rPr>
        <w:t>lin</w:t>
      </w:r>
      <w:proofErr w:type="spellEnd"/>
      <w:r w:rsidR="001E4069" w:rsidRPr="00AB1527">
        <w:rPr>
          <w:rFonts w:ascii="Times New Roman" w:hAnsi="Times New Roman" w:cs="Times New Roman"/>
          <w:color w:val="000000"/>
          <w:vertAlign w:val="subscript"/>
        </w:rPr>
        <w:t>+</w:t>
      </w:r>
      <w:r w:rsidR="001E4069">
        <w:rPr>
          <w:rFonts w:ascii="Times New Roman" w:hAnsi="Times New Roman" w:cs="Times New Roman"/>
          <w:color w:val="000000"/>
          <w:vertAlign w:val="subscript"/>
        </w:rPr>
        <w:t xml:space="preserve"> </w:t>
      </w:r>
      <w:r w:rsidR="001E4069" w:rsidRPr="00AB1527">
        <w:rPr>
          <w:rFonts w:ascii="Times New Roman" w:hAnsi="Times New Roman" w:cs="Times New Roman"/>
          <w:color w:val="000000"/>
        </w:rPr>
        <w:t xml:space="preserve">= 361, </w:t>
      </w:r>
      <w:proofErr w:type="spellStart"/>
      <w:r w:rsidR="001E4069" w:rsidRPr="00AB1527">
        <w:rPr>
          <w:rFonts w:ascii="Times New Roman" w:hAnsi="Times New Roman" w:cs="Times New Roman"/>
          <w:color w:val="000000"/>
        </w:rPr>
        <w:t>N</w:t>
      </w:r>
      <w:r w:rsidR="001E4069" w:rsidRPr="00AB1527">
        <w:rPr>
          <w:rFonts w:ascii="Times New Roman" w:hAnsi="Times New Roman" w:cs="Times New Roman"/>
          <w:color w:val="000000"/>
          <w:vertAlign w:val="subscript"/>
        </w:rPr>
        <w:t>lin</w:t>
      </w:r>
      <w:proofErr w:type="spellEnd"/>
      <w:r w:rsidR="001E4069" w:rsidRPr="00AB1527">
        <w:rPr>
          <w:rFonts w:ascii="Times New Roman" w:hAnsi="Times New Roman" w:cs="Times New Roman"/>
          <w:color w:val="000000"/>
          <w:vertAlign w:val="subscript"/>
        </w:rPr>
        <w:t xml:space="preserve">- </w:t>
      </w:r>
      <w:r w:rsidR="001E4069" w:rsidRPr="00AB1527">
        <w:rPr>
          <w:rFonts w:ascii="Times New Roman" w:hAnsi="Times New Roman" w:cs="Times New Roman"/>
          <w:color w:val="000000"/>
        </w:rPr>
        <w:t xml:space="preserve">= 289, ANOSIM </w:t>
      </w:r>
      <w:r w:rsidR="001E4069" w:rsidRPr="000F46B0">
        <w:rPr>
          <w:rFonts w:ascii="Times New Roman" w:hAnsi="Times New Roman" w:cs="Times New Roman"/>
          <w:i/>
          <w:iCs/>
          <w:color w:val="000000"/>
        </w:rPr>
        <w:t>R</w:t>
      </w:r>
      <w:r w:rsidR="001E4069" w:rsidRPr="00AB1527">
        <w:rPr>
          <w:rFonts w:ascii="Times New Roman" w:hAnsi="Times New Roman" w:cs="Times New Roman"/>
          <w:color w:val="000000"/>
        </w:rPr>
        <w:t xml:space="preserve"> = 0.45, </w:t>
      </w:r>
      <w:r w:rsidR="001E4069">
        <w:rPr>
          <w:rFonts w:ascii="Times New Roman" w:hAnsi="Times New Roman" w:cs="Times New Roman"/>
          <w:i/>
          <w:iCs/>
        </w:rPr>
        <w:t>P</w:t>
      </w:r>
      <w:r w:rsidR="001E4069" w:rsidRPr="00AB1527">
        <w:rPr>
          <w:rFonts w:ascii="Times New Roman" w:hAnsi="Times New Roman" w:cs="Times New Roman"/>
          <w:color w:val="000000"/>
        </w:rPr>
        <w:t xml:space="preserve"> = 0.001</w:t>
      </w:r>
      <w:r w:rsidR="001E4069">
        <w:rPr>
          <w:rFonts w:ascii="Times New Roman" w:hAnsi="Times New Roman" w:cs="Times New Roman"/>
          <w:color w:val="000000"/>
        </w:rPr>
        <w:t>; Fig</w:t>
      </w:r>
      <w:r w:rsidR="00F90ECA">
        <w:rPr>
          <w:rFonts w:ascii="Times New Roman" w:hAnsi="Times New Roman" w:cs="Times New Roman"/>
          <w:color w:val="000000"/>
        </w:rPr>
        <w:t>.</w:t>
      </w:r>
      <w:r w:rsidR="001E4069">
        <w:rPr>
          <w:rFonts w:ascii="Times New Roman" w:hAnsi="Times New Roman" w:cs="Times New Roman"/>
          <w:color w:val="000000"/>
        </w:rPr>
        <w:t xml:space="preserve"> 3B</w:t>
      </w:r>
      <w:r w:rsidR="001E4069" w:rsidRPr="00AB1527">
        <w:rPr>
          <w:rFonts w:ascii="Times New Roman" w:hAnsi="Times New Roman" w:cs="Times New Roman"/>
          <w:color w:val="000000"/>
        </w:rPr>
        <w:t>)</w:t>
      </w:r>
      <w:commentRangeEnd w:id="203"/>
      <w:r w:rsidR="00687A53">
        <w:rPr>
          <w:rStyle w:val="CommentReference"/>
        </w:rPr>
        <w:commentReference w:id="203"/>
      </w:r>
      <w:commentRangeEnd w:id="204"/>
      <w:r w:rsidR="009043F7">
        <w:rPr>
          <w:rStyle w:val="CommentReference"/>
        </w:rPr>
        <w:commentReference w:id="204"/>
      </w:r>
      <w:r w:rsidR="00F90ECA">
        <w:rPr>
          <w:rFonts w:ascii="Times New Roman" w:hAnsi="Times New Roman" w:cs="Times New Roman"/>
          <w:color w:val="000000"/>
        </w:rPr>
        <w:t xml:space="preserve">. </w:t>
      </w:r>
      <w:r w:rsidR="001E4069" w:rsidRPr="00AB1527">
        <w:rPr>
          <w:rFonts w:ascii="Times New Roman" w:hAnsi="Times New Roman" w:cs="Times New Roman"/>
          <w:color w:val="000000"/>
        </w:rPr>
        <w:t xml:space="preserve">Floral volatile composition was significantly different between years in </w:t>
      </w:r>
      <w:r w:rsidR="001E4069">
        <w:rPr>
          <w:rFonts w:ascii="Times New Roman" w:hAnsi="Times New Roman" w:cs="Times New Roman"/>
          <w:color w:val="000000"/>
        </w:rPr>
        <w:t>CC and DC but not in PW and TRIN (</w:t>
      </w:r>
      <w:commentRangeStart w:id="224"/>
      <w:commentRangeStart w:id="225"/>
      <w:r w:rsidR="001E4069">
        <w:rPr>
          <w:rFonts w:ascii="Times New Roman" w:hAnsi="Times New Roman" w:cs="Times New Roman"/>
          <w:color w:val="000000"/>
        </w:rPr>
        <w:t xml:space="preserve">CC </w:t>
      </w:r>
      <w:r w:rsidR="001E4069" w:rsidRPr="00102C54">
        <w:rPr>
          <w:rFonts w:ascii="Times New Roman" w:hAnsi="Times New Roman" w:cs="Times New Roman"/>
          <w:color w:val="000000"/>
        </w:rPr>
        <w:t xml:space="preserve">ANOSIM </w:t>
      </w:r>
      <w:r w:rsidR="001E4069" w:rsidRPr="000F46B0">
        <w:rPr>
          <w:rFonts w:ascii="Times New Roman" w:hAnsi="Times New Roman" w:cs="Times New Roman"/>
          <w:i/>
          <w:iCs/>
          <w:color w:val="000000"/>
        </w:rPr>
        <w:t>R</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13</w:t>
      </w:r>
      <w:r w:rsidR="001E4069" w:rsidRPr="00102C54">
        <w:rPr>
          <w:rFonts w:ascii="Times New Roman" w:hAnsi="Times New Roman" w:cs="Times New Roman"/>
          <w:color w:val="000000"/>
        </w:rPr>
        <w:t>, </w:t>
      </w:r>
      <w:r w:rsidR="001E4069">
        <w:rPr>
          <w:rFonts w:ascii="Times New Roman" w:hAnsi="Times New Roman" w:cs="Times New Roman"/>
          <w:i/>
          <w:iCs/>
        </w:rPr>
        <w:t>P</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 xml:space="preserve">001, PW </w:t>
      </w:r>
      <w:r w:rsidR="001E4069" w:rsidRPr="00102C54">
        <w:rPr>
          <w:rFonts w:ascii="Times New Roman" w:hAnsi="Times New Roman" w:cs="Times New Roman"/>
          <w:color w:val="000000"/>
        </w:rPr>
        <w:t xml:space="preserve">ANOSIM </w:t>
      </w:r>
      <w:r w:rsidR="001E4069" w:rsidRPr="000F46B0">
        <w:rPr>
          <w:rFonts w:ascii="Times New Roman" w:hAnsi="Times New Roman" w:cs="Times New Roman"/>
          <w:i/>
          <w:iCs/>
          <w:color w:val="000000"/>
        </w:rPr>
        <w:t>R</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01</w:t>
      </w:r>
      <w:r w:rsidR="001E4069" w:rsidRPr="00102C54">
        <w:rPr>
          <w:rFonts w:ascii="Times New Roman" w:hAnsi="Times New Roman" w:cs="Times New Roman"/>
          <w:color w:val="000000"/>
        </w:rPr>
        <w:t>, </w:t>
      </w:r>
      <w:r w:rsidR="001E4069">
        <w:rPr>
          <w:rFonts w:ascii="Times New Roman" w:hAnsi="Times New Roman" w:cs="Times New Roman"/>
          <w:i/>
          <w:iCs/>
        </w:rPr>
        <w:t>P</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 xml:space="preserve">35, TRIN </w:t>
      </w:r>
      <w:r w:rsidR="001E4069" w:rsidRPr="00102C54">
        <w:rPr>
          <w:rFonts w:ascii="Times New Roman" w:hAnsi="Times New Roman" w:cs="Times New Roman"/>
          <w:color w:val="000000"/>
        </w:rPr>
        <w:t xml:space="preserve">ANOSIM </w:t>
      </w:r>
      <w:r w:rsidR="001E4069" w:rsidRPr="000F46B0">
        <w:rPr>
          <w:rFonts w:ascii="Times New Roman" w:hAnsi="Times New Roman" w:cs="Times New Roman"/>
          <w:i/>
          <w:iCs/>
          <w:color w:val="000000"/>
        </w:rPr>
        <w:t>R</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14</w:t>
      </w:r>
      <w:r w:rsidR="001E4069" w:rsidRPr="00102C54">
        <w:rPr>
          <w:rFonts w:ascii="Times New Roman" w:hAnsi="Times New Roman" w:cs="Times New Roman"/>
          <w:color w:val="000000"/>
        </w:rPr>
        <w:t>, </w:t>
      </w:r>
      <w:r w:rsidR="001E4069">
        <w:rPr>
          <w:rFonts w:ascii="Times New Roman" w:hAnsi="Times New Roman" w:cs="Times New Roman"/>
          <w:i/>
          <w:iCs/>
        </w:rPr>
        <w:t>P</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 xml:space="preserve">03, DC </w:t>
      </w:r>
      <w:r w:rsidR="001E4069" w:rsidRPr="00102C54">
        <w:rPr>
          <w:rFonts w:ascii="Times New Roman" w:hAnsi="Times New Roman" w:cs="Times New Roman"/>
          <w:color w:val="000000"/>
        </w:rPr>
        <w:t xml:space="preserve">ANOSIM </w:t>
      </w:r>
      <w:r w:rsidR="001E4069" w:rsidRPr="000F46B0">
        <w:rPr>
          <w:rFonts w:ascii="Times New Roman" w:hAnsi="Times New Roman" w:cs="Times New Roman"/>
          <w:i/>
          <w:iCs/>
          <w:color w:val="000000"/>
        </w:rPr>
        <w:t>R</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17</w:t>
      </w:r>
      <w:r w:rsidR="001E4069" w:rsidRPr="00102C54">
        <w:rPr>
          <w:rFonts w:ascii="Times New Roman" w:hAnsi="Times New Roman" w:cs="Times New Roman"/>
          <w:color w:val="000000"/>
        </w:rPr>
        <w:t>, </w:t>
      </w:r>
      <w:r w:rsidR="001E4069">
        <w:rPr>
          <w:rFonts w:ascii="Times New Roman" w:hAnsi="Times New Roman" w:cs="Times New Roman"/>
          <w:i/>
          <w:iCs/>
        </w:rPr>
        <w:t>P</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001</w:t>
      </w:r>
      <w:commentRangeEnd w:id="224"/>
      <w:r w:rsidR="00B654E2">
        <w:rPr>
          <w:rStyle w:val="CommentReference"/>
        </w:rPr>
        <w:commentReference w:id="224"/>
      </w:r>
      <w:commentRangeEnd w:id="225"/>
      <w:r w:rsidR="00490982">
        <w:rPr>
          <w:rStyle w:val="CommentReference"/>
        </w:rPr>
        <w:commentReference w:id="225"/>
      </w:r>
      <w:r w:rsidR="00F90ECA">
        <w:rPr>
          <w:rFonts w:ascii="Times New Roman" w:hAnsi="Times New Roman" w:cs="Times New Roman"/>
          <w:color w:val="000000"/>
        </w:rPr>
        <w:t>; Fig. 3C</w:t>
      </w:r>
      <w:r w:rsidR="001E4069">
        <w:rPr>
          <w:rFonts w:ascii="Times New Roman" w:hAnsi="Times New Roman" w:cs="Times New Roman"/>
          <w:color w:val="000000"/>
        </w:rPr>
        <w:t>)</w:t>
      </w:r>
    </w:p>
    <w:p w14:paraId="163AC954" w14:textId="522C6A6C" w:rsidR="00546414" w:rsidRPr="00ED54DB" w:rsidRDefault="00D70139" w:rsidP="000271D1">
      <w:pPr>
        <w:spacing w:line="480" w:lineRule="auto"/>
        <w:ind w:firstLine="720"/>
        <w:rPr>
          <w:rFonts w:ascii="Times New Roman" w:hAnsi="Times New Roman" w:cs="Times New Roman"/>
          <w:color w:val="000000"/>
        </w:rPr>
      </w:pPr>
      <w:r w:rsidRPr="00102C54">
        <w:rPr>
          <w:rFonts w:ascii="Times New Roman" w:hAnsi="Times New Roman" w:cs="Times New Roman"/>
          <w:color w:val="000000"/>
        </w:rPr>
        <w:t>At the heart of this distribution are a few populations (HZN, MONS, ROU, BER, and LUD) in close geographic proximity, which most clearly represent the sharp northwest to southeast transition in floral scent chemotypes, as they include</w:t>
      </w:r>
      <w:r w:rsidR="00464CCC">
        <w:rPr>
          <w:color w:val="000000"/>
        </w:rPr>
        <w:t>d</w:t>
      </w:r>
      <w:r w:rsidRPr="00102C54">
        <w:rPr>
          <w:rFonts w:ascii="Times New Roman" w:hAnsi="Times New Roman" w:cs="Times New Roman"/>
          <w:color w:val="000000"/>
        </w:rPr>
        <w:t xml:space="preserve"> both </w:t>
      </w:r>
      <w:commentRangeStart w:id="226"/>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xml:space="preserve">+ and </w:t>
      </w:r>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xml:space="preserve">- plants </w:t>
      </w:r>
      <w:commentRangeEnd w:id="226"/>
      <w:r w:rsidR="00B654E2">
        <w:rPr>
          <w:rStyle w:val="CommentReference"/>
        </w:rPr>
        <w:commentReference w:id="226"/>
      </w:r>
      <w:r w:rsidRPr="00102C54">
        <w:rPr>
          <w:rFonts w:ascii="Times New Roman" w:hAnsi="Times New Roman" w:cs="Times New Roman"/>
          <w:color w:val="000000"/>
        </w:rPr>
        <w:t xml:space="preserve">in ratios that change abruptly over c. 75 km. </w:t>
      </w:r>
      <w:commentRangeStart w:id="227"/>
      <w:commentRangeStart w:id="228"/>
      <w:commentRangeStart w:id="229"/>
      <w:r w:rsidRPr="00102C54">
        <w:rPr>
          <w:rFonts w:ascii="Times New Roman" w:hAnsi="Times New Roman" w:cs="Times New Roman"/>
          <w:color w:val="000000"/>
        </w:rPr>
        <w:t>Among the few individuals that produce</w:t>
      </w:r>
      <w:r w:rsidR="00464CCC">
        <w:rPr>
          <w:color w:val="000000"/>
        </w:rPr>
        <w:t>d</w:t>
      </w:r>
      <w:r w:rsidRPr="00102C54">
        <w:rPr>
          <w:rFonts w:ascii="Times New Roman" w:hAnsi="Times New Roman" w:cs="Times New Roman"/>
          <w:color w:val="000000"/>
        </w:rPr>
        <w:t xml:space="preserve"> linalool in </w:t>
      </w:r>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xml:space="preserve">- populations, emission rates </w:t>
      </w:r>
      <w:r w:rsidR="00464CCC">
        <w:rPr>
          <w:color w:val="000000"/>
        </w:rPr>
        <w:t>we</w:t>
      </w:r>
      <w:r w:rsidRPr="00102C54">
        <w:rPr>
          <w:rFonts w:ascii="Times New Roman" w:hAnsi="Times New Roman" w:cs="Times New Roman"/>
          <w:color w:val="000000"/>
        </w:rPr>
        <w:t xml:space="preserve">re two orders of magnitude lower than those typical of </w:t>
      </w:r>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populations (</w:t>
      </w:r>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populations have median linalool emission rates near zero, Table 1)</w:t>
      </w:r>
      <w:commentRangeEnd w:id="227"/>
      <w:r w:rsidR="00687A53">
        <w:rPr>
          <w:rStyle w:val="CommentReference"/>
        </w:rPr>
        <w:commentReference w:id="227"/>
      </w:r>
      <w:commentRangeEnd w:id="228"/>
      <w:r w:rsidR="002958F7">
        <w:rPr>
          <w:rStyle w:val="CommentReference"/>
        </w:rPr>
        <w:commentReference w:id="228"/>
      </w:r>
      <w:commentRangeEnd w:id="229"/>
      <w:r w:rsidR="00B718FF">
        <w:rPr>
          <w:rStyle w:val="CommentReference"/>
        </w:rPr>
        <w:commentReference w:id="229"/>
      </w:r>
      <w:r w:rsidRPr="00102C54">
        <w:rPr>
          <w:rFonts w:ascii="Times New Roman" w:hAnsi="Times New Roman" w:cs="Times New Roman"/>
          <w:color w:val="000000"/>
        </w:rPr>
        <w:t xml:space="preserve">. </w:t>
      </w:r>
      <w:r w:rsidR="005675E5">
        <w:rPr>
          <w:rFonts w:ascii="Times New Roman" w:hAnsi="Times New Roman" w:cs="Times New Roman"/>
          <w:bCs/>
        </w:rPr>
        <w:t xml:space="preserve">Given that </w:t>
      </w:r>
      <w:r w:rsidR="00D8658E" w:rsidRPr="00D8658E">
        <w:rPr>
          <w:rFonts w:ascii="Times New Roman" w:hAnsi="Times New Roman" w:cs="Times New Roman"/>
          <w:bCs/>
        </w:rPr>
        <w:t>populations</w:t>
      </w:r>
      <w:r w:rsidR="00D8658E">
        <w:rPr>
          <w:rFonts w:ascii="Times New Roman" w:hAnsi="Times New Roman" w:cs="Times New Roman"/>
          <w:bCs/>
        </w:rPr>
        <w:t xml:space="preserve"> of </w:t>
      </w:r>
      <w:r w:rsidR="00D8658E">
        <w:rPr>
          <w:rFonts w:ascii="Times New Roman" w:hAnsi="Times New Roman" w:cs="Times New Roman"/>
          <w:bCs/>
          <w:i/>
          <w:iCs/>
        </w:rPr>
        <w:t xml:space="preserve">O. </w:t>
      </w:r>
      <w:proofErr w:type="spellStart"/>
      <w:r w:rsidR="00D8658E">
        <w:rPr>
          <w:rFonts w:ascii="Times New Roman" w:hAnsi="Times New Roman" w:cs="Times New Roman"/>
          <w:bCs/>
          <w:i/>
          <w:iCs/>
        </w:rPr>
        <w:t>harringtonii</w:t>
      </w:r>
      <w:proofErr w:type="spellEnd"/>
      <w:r w:rsidR="00D8658E">
        <w:rPr>
          <w:rFonts w:ascii="Times New Roman" w:hAnsi="Times New Roman" w:cs="Times New Roman"/>
          <w:bCs/>
          <w:i/>
          <w:iCs/>
        </w:rPr>
        <w:t xml:space="preserve"> </w:t>
      </w:r>
      <w:r w:rsidR="00D8658E">
        <w:rPr>
          <w:rFonts w:ascii="Times New Roman" w:hAnsi="Times New Roman" w:cs="Times New Roman"/>
          <w:bCs/>
        </w:rPr>
        <w:t xml:space="preserve">that produce linalool are in the western portion of its distribution, it is possible that linalool production may </w:t>
      </w:r>
      <w:r w:rsidR="000013CC">
        <w:rPr>
          <w:rFonts w:ascii="Times New Roman" w:hAnsi="Times New Roman" w:cs="Times New Roman"/>
          <w:bCs/>
        </w:rPr>
        <w:t>represent</w:t>
      </w:r>
      <w:r w:rsidR="00D8658E">
        <w:rPr>
          <w:rFonts w:ascii="Times New Roman" w:hAnsi="Times New Roman" w:cs="Times New Roman"/>
          <w:bCs/>
        </w:rPr>
        <w:t xml:space="preserve"> phylogenetic inertia </w:t>
      </w:r>
      <w:r w:rsidR="00D8658E">
        <w:rPr>
          <w:rFonts w:ascii="Times New Roman" w:hAnsi="Times New Roman" w:cs="Times New Roman"/>
          <w:bCs/>
          <w:noProof/>
        </w:rPr>
        <w:t>(Raguso et al., 2006, 2003)</w:t>
      </w:r>
      <w:r w:rsidR="00D8658E">
        <w:rPr>
          <w:rFonts w:ascii="Times New Roman" w:hAnsi="Times New Roman" w:cs="Times New Roman"/>
          <w:bCs/>
        </w:rPr>
        <w:t>, as it</w:t>
      </w:r>
      <w:r w:rsidR="00D8658E">
        <w:rPr>
          <w:rFonts w:ascii="Times New Roman" w:hAnsi="Times New Roman" w:cs="Times New Roman"/>
          <w:bCs/>
          <w:i/>
          <w:iCs/>
        </w:rPr>
        <w:t xml:space="preserve"> </w:t>
      </w:r>
      <w:r w:rsidR="00D8658E">
        <w:rPr>
          <w:rFonts w:ascii="Times New Roman" w:hAnsi="Times New Roman" w:cs="Times New Roman"/>
          <w:bCs/>
        </w:rPr>
        <w:t xml:space="preserve">is </w:t>
      </w:r>
      <w:r w:rsidR="000013CC">
        <w:rPr>
          <w:rFonts w:ascii="Times New Roman" w:hAnsi="Times New Roman" w:cs="Times New Roman"/>
          <w:bCs/>
        </w:rPr>
        <w:t xml:space="preserve">a local endemic species </w:t>
      </w:r>
      <w:r w:rsidR="00D8658E">
        <w:rPr>
          <w:rFonts w:ascii="Times New Roman" w:hAnsi="Times New Roman" w:cs="Times New Roman"/>
          <w:bCs/>
        </w:rPr>
        <w:t>derived from</w:t>
      </w:r>
      <w:r w:rsidR="000013CC">
        <w:rPr>
          <w:rFonts w:ascii="Times New Roman" w:hAnsi="Times New Roman" w:cs="Times New Roman"/>
          <w:bCs/>
        </w:rPr>
        <w:t xml:space="preserve"> a common ancestor of the widespread species</w:t>
      </w:r>
      <w:r w:rsidR="00D8658E">
        <w:rPr>
          <w:rFonts w:ascii="Times New Roman" w:hAnsi="Times New Roman" w:cs="Times New Roman"/>
          <w:bCs/>
        </w:rPr>
        <w:t xml:space="preserve"> </w:t>
      </w:r>
      <w:r w:rsidR="00D8658E">
        <w:rPr>
          <w:rFonts w:ascii="Times New Roman" w:hAnsi="Times New Roman" w:cs="Times New Roman"/>
          <w:bCs/>
          <w:i/>
          <w:iCs/>
        </w:rPr>
        <w:t xml:space="preserve">O. </w:t>
      </w:r>
      <w:proofErr w:type="spellStart"/>
      <w:r w:rsidR="00D8658E">
        <w:rPr>
          <w:rFonts w:ascii="Times New Roman" w:hAnsi="Times New Roman" w:cs="Times New Roman"/>
          <w:bCs/>
          <w:i/>
          <w:iCs/>
        </w:rPr>
        <w:t>cespitosa</w:t>
      </w:r>
      <w:proofErr w:type="spellEnd"/>
      <w:r w:rsidR="00D8658E">
        <w:rPr>
          <w:rFonts w:ascii="Times New Roman" w:hAnsi="Times New Roman" w:cs="Times New Roman"/>
          <w:bCs/>
          <w:i/>
          <w:iCs/>
        </w:rPr>
        <w:t xml:space="preserve"> </w:t>
      </w:r>
      <w:r w:rsidR="00D8658E">
        <w:rPr>
          <w:rFonts w:ascii="Times New Roman" w:hAnsi="Times New Roman" w:cs="Times New Roman"/>
          <w:bCs/>
        </w:rPr>
        <w:t xml:space="preserve">subsp. </w:t>
      </w:r>
      <w:proofErr w:type="spellStart"/>
      <w:r w:rsidR="00D8658E">
        <w:rPr>
          <w:rFonts w:ascii="Times New Roman" w:hAnsi="Times New Roman" w:cs="Times New Roman"/>
          <w:bCs/>
          <w:i/>
          <w:iCs/>
        </w:rPr>
        <w:t>marginata</w:t>
      </w:r>
      <w:proofErr w:type="spellEnd"/>
      <w:r w:rsidR="00D8658E">
        <w:rPr>
          <w:rFonts w:ascii="Times New Roman" w:hAnsi="Times New Roman" w:cs="Times New Roman"/>
          <w:bCs/>
        </w:rPr>
        <w:t xml:space="preserve"> </w:t>
      </w:r>
      <w:r w:rsidR="00D8658E">
        <w:rPr>
          <w:rFonts w:ascii="Times New Roman" w:hAnsi="Times New Roman" w:cs="Times New Roman"/>
          <w:bCs/>
          <w:noProof/>
        </w:rPr>
        <w:t xml:space="preserve">(Patsis et al., </w:t>
      </w:r>
      <w:commentRangeStart w:id="230"/>
      <w:del w:id="231" w:author="Krissa Skogen" w:date="2022-01-05T13:37:00Z">
        <w:r w:rsidR="00D8658E" w:rsidDel="00394624">
          <w:rPr>
            <w:rFonts w:ascii="Times New Roman" w:hAnsi="Times New Roman" w:cs="Times New Roman"/>
            <w:bCs/>
            <w:noProof/>
          </w:rPr>
          <w:delText>In Press</w:delText>
        </w:r>
        <w:commentRangeEnd w:id="230"/>
        <w:r w:rsidR="002958F7" w:rsidDel="00394624">
          <w:rPr>
            <w:rStyle w:val="CommentReference"/>
          </w:rPr>
          <w:commentReference w:id="230"/>
        </w:r>
      </w:del>
      <w:ins w:id="232" w:author="Krissa Skogen" w:date="2022-01-05T13:37:00Z">
        <w:r w:rsidR="00394624">
          <w:rPr>
            <w:rFonts w:ascii="Times New Roman" w:hAnsi="Times New Roman" w:cs="Times New Roman"/>
            <w:bCs/>
            <w:noProof/>
          </w:rPr>
          <w:t>2021</w:t>
        </w:r>
      </w:ins>
      <w:r w:rsidR="00D8658E">
        <w:rPr>
          <w:rFonts w:ascii="Times New Roman" w:hAnsi="Times New Roman" w:cs="Times New Roman"/>
          <w:bCs/>
          <w:noProof/>
        </w:rPr>
        <w:t>)</w:t>
      </w:r>
      <w:r w:rsidR="00D8658E">
        <w:rPr>
          <w:rFonts w:ascii="Times New Roman" w:hAnsi="Times New Roman" w:cs="Times New Roman"/>
          <w:bCs/>
        </w:rPr>
        <w:t>, which</w:t>
      </w:r>
      <w:r w:rsidR="00D8658E">
        <w:rPr>
          <w:rFonts w:ascii="Times New Roman" w:hAnsi="Times New Roman" w:cs="Times New Roman"/>
          <w:bCs/>
          <w:i/>
          <w:iCs/>
        </w:rPr>
        <w:t xml:space="preserve"> </w:t>
      </w:r>
      <w:r w:rsidR="00D8658E">
        <w:rPr>
          <w:rFonts w:ascii="Times New Roman" w:hAnsi="Times New Roman" w:cs="Times New Roman"/>
          <w:bCs/>
        </w:rPr>
        <w:t xml:space="preserve">occurs across the western United States and is known to produce </w:t>
      </w:r>
      <w:r w:rsidR="005675E5">
        <w:rPr>
          <w:rFonts w:ascii="Times New Roman" w:hAnsi="Times New Roman" w:cs="Times New Roman"/>
          <w:bCs/>
        </w:rPr>
        <w:t>(</w:t>
      </w:r>
      <w:r w:rsidR="005675E5" w:rsidRPr="00DF026A">
        <w:rPr>
          <w:rFonts w:ascii="Times New Roman" w:hAnsi="Times New Roman" w:cs="Times New Roman"/>
          <w:bCs/>
          <w:i/>
          <w:iCs/>
        </w:rPr>
        <w:t>R</w:t>
      </w:r>
      <w:r w:rsidR="005675E5">
        <w:rPr>
          <w:rFonts w:ascii="Times New Roman" w:hAnsi="Times New Roman" w:cs="Times New Roman"/>
          <w:bCs/>
        </w:rPr>
        <w:t>)-(-)-</w:t>
      </w:r>
      <w:r w:rsidR="00D8658E">
        <w:rPr>
          <w:rFonts w:ascii="Times New Roman" w:hAnsi="Times New Roman" w:cs="Times New Roman"/>
          <w:bCs/>
        </w:rPr>
        <w:t>linalool (data not shown).</w:t>
      </w:r>
      <w:r w:rsidR="00FB71EC">
        <w:rPr>
          <w:rFonts w:ascii="Times New Roman" w:hAnsi="Times New Roman" w:cs="Times New Roman"/>
          <w:bCs/>
        </w:rPr>
        <w:t xml:space="preserve"> </w:t>
      </w:r>
    </w:p>
    <w:p w14:paraId="10962688" w14:textId="77777777" w:rsidR="00244E3E" w:rsidRDefault="00244E3E" w:rsidP="000271D1">
      <w:pPr>
        <w:spacing w:line="480" w:lineRule="auto"/>
        <w:rPr>
          <w:rFonts w:ascii="Times New Roman" w:hAnsi="Times New Roman" w:cs="Times New Roman"/>
          <w:bCs/>
          <w:i/>
          <w:iCs/>
        </w:rPr>
      </w:pPr>
    </w:p>
    <w:p w14:paraId="5097FF29" w14:textId="406F8034" w:rsidR="005675E5" w:rsidRPr="005675E5" w:rsidRDefault="0054492D" w:rsidP="000271D1">
      <w:pPr>
        <w:spacing w:line="480" w:lineRule="auto"/>
        <w:rPr>
          <w:rFonts w:ascii="Times New Roman" w:hAnsi="Times New Roman" w:cs="Times New Roman"/>
          <w:bCs/>
          <w:i/>
          <w:iCs/>
        </w:rPr>
      </w:pPr>
      <w:r>
        <w:rPr>
          <w:rFonts w:ascii="Times New Roman" w:hAnsi="Times New Roman" w:cs="Times New Roman"/>
          <w:bCs/>
          <w:i/>
          <w:iCs/>
        </w:rPr>
        <w:t>2.</w:t>
      </w:r>
      <w:r w:rsidR="00244E3E">
        <w:rPr>
          <w:rFonts w:ascii="Times New Roman" w:hAnsi="Times New Roman" w:cs="Times New Roman"/>
          <w:bCs/>
          <w:i/>
          <w:iCs/>
        </w:rPr>
        <w:t>4</w:t>
      </w:r>
      <w:r>
        <w:rPr>
          <w:rFonts w:ascii="Times New Roman" w:hAnsi="Times New Roman" w:cs="Times New Roman"/>
          <w:bCs/>
          <w:i/>
          <w:iCs/>
        </w:rPr>
        <w:t xml:space="preserve">. </w:t>
      </w:r>
      <w:r w:rsidR="005675E5" w:rsidRPr="00311B1E">
        <w:rPr>
          <w:rFonts w:ascii="Times New Roman" w:hAnsi="Times New Roman" w:cs="Times New Roman"/>
          <w:bCs/>
          <w:i/>
          <w:iCs/>
        </w:rPr>
        <w:t xml:space="preserve">Consistency Between Field vs Greenhouse-grown plants </w:t>
      </w:r>
    </w:p>
    <w:p w14:paraId="427B0568" w14:textId="522ECBAE" w:rsidR="005675E5" w:rsidRDefault="00D10667" w:rsidP="000271D1">
      <w:pPr>
        <w:spacing w:line="480" w:lineRule="auto"/>
        <w:ind w:firstLine="720"/>
        <w:rPr>
          <w:rFonts w:ascii="Times New Roman" w:hAnsi="Times New Roman" w:cs="Times New Roman"/>
        </w:rPr>
      </w:pPr>
      <w:r>
        <w:rPr>
          <w:rFonts w:ascii="Times New Roman" w:hAnsi="Times New Roman" w:cs="Times New Roman"/>
        </w:rPr>
        <w:lastRenderedPageBreak/>
        <w:t xml:space="preserve"> O</w:t>
      </w:r>
      <w:r w:rsidR="00403C84">
        <w:rPr>
          <w:rFonts w:ascii="Times New Roman" w:hAnsi="Times New Roman" w:cs="Times New Roman"/>
        </w:rPr>
        <w:t xml:space="preserve">ther studies have documented </w:t>
      </w:r>
      <w:r w:rsidR="006A277F">
        <w:rPr>
          <w:rFonts w:ascii="Times New Roman" w:hAnsi="Times New Roman" w:cs="Times New Roman"/>
        </w:rPr>
        <w:t>plasticity in</w:t>
      </w:r>
      <w:r w:rsidR="00DC60E5">
        <w:rPr>
          <w:rFonts w:ascii="Times New Roman" w:hAnsi="Times New Roman" w:cs="Times New Roman"/>
        </w:rPr>
        <w:t xml:space="preserve"> floral scent composition, emissions, and rhythms in response to </w:t>
      </w:r>
      <w:ins w:id="233" w:author="Robert" w:date="2021-12-29T12:36:00Z">
        <w:r w:rsidR="009407CC">
          <w:rPr>
            <w:rFonts w:ascii="Times New Roman" w:hAnsi="Times New Roman" w:cs="Times New Roman"/>
          </w:rPr>
          <w:t xml:space="preserve">abiotic factors such as </w:t>
        </w:r>
      </w:ins>
      <w:ins w:id="234" w:author="Robert" w:date="2021-12-29T12:34:00Z">
        <w:r w:rsidR="009407CC">
          <w:rPr>
            <w:rFonts w:ascii="Times New Roman" w:hAnsi="Times New Roman" w:cs="Times New Roman"/>
          </w:rPr>
          <w:t xml:space="preserve">temperature, </w:t>
        </w:r>
      </w:ins>
      <w:ins w:id="235" w:author="Robert" w:date="2021-12-29T12:35:00Z">
        <w:r w:rsidR="009407CC">
          <w:rPr>
            <w:rFonts w:ascii="Times New Roman" w:hAnsi="Times New Roman" w:cs="Times New Roman"/>
          </w:rPr>
          <w:t xml:space="preserve">light, humidity, </w:t>
        </w:r>
      </w:ins>
      <w:ins w:id="236" w:author="Robert" w:date="2021-12-29T12:34:00Z">
        <w:r w:rsidR="009407CC">
          <w:rPr>
            <w:rFonts w:ascii="Times New Roman" w:hAnsi="Times New Roman" w:cs="Times New Roman"/>
          </w:rPr>
          <w:t>soil</w:t>
        </w:r>
      </w:ins>
      <w:ins w:id="237" w:author="Robert" w:date="2021-12-29T12:43:00Z">
        <w:r w:rsidR="00A02D7E">
          <w:rPr>
            <w:rFonts w:ascii="Times New Roman" w:hAnsi="Times New Roman" w:cs="Times New Roman"/>
          </w:rPr>
          <w:t>,</w:t>
        </w:r>
      </w:ins>
      <w:ins w:id="238" w:author="Robert" w:date="2021-12-29T12:36:00Z">
        <w:r w:rsidR="009407CC">
          <w:rPr>
            <w:rFonts w:ascii="Times New Roman" w:hAnsi="Times New Roman" w:cs="Times New Roman"/>
          </w:rPr>
          <w:t xml:space="preserve"> and drought </w:t>
        </w:r>
      </w:ins>
      <w:del w:id="239" w:author="Robert" w:date="2021-12-29T12:36:00Z">
        <w:r w:rsidR="00DC60E5" w:rsidDel="009407CC">
          <w:rPr>
            <w:rFonts w:ascii="Times New Roman" w:hAnsi="Times New Roman" w:cs="Times New Roman"/>
          </w:rPr>
          <w:delText xml:space="preserve">abiotic factors </w:delText>
        </w:r>
      </w:del>
      <w:r w:rsidR="00DC60E5">
        <w:rPr>
          <w:rFonts w:ascii="Times New Roman" w:hAnsi="Times New Roman" w:cs="Times New Roman"/>
          <w:noProof/>
        </w:rPr>
        <w:t>(Friberg et al., 2014; Hansted et al., 1994; Jakobsen and Olsen, 1994; Majetic et al., 2007</w:t>
      </w:r>
      <w:ins w:id="240" w:author="Robert" w:date="2021-12-29T12:36:00Z">
        <w:r w:rsidR="009407CC">
          <w:rPr>
            <w:rFonts w:ascii="Times New Roman" w:hAnsi="Times New Roman" w:cs="Times New Roman"/>
            <w:noProof/>
          </w:rPr>
          <w:t xml:space="preserve">; </w:t>
        </w:r>
      </w:ins>
      <w:ins w:id="241" w:author="Robert" w:date="2021-12-29T12:44:00Z">
        <w:r w:rsidR="00B05F89">
          <w:rPr>
            <w:rFonts w:ascii="Times New Roman" w:hAnsi="Times New Roman" w:cs="Times New Roman"/>
            <w:noProof/>
          </w:rPr>
          <w:t xml:space="preserve">Glenny et al. 2018; </w:t>
        </w:r>
      </w:ins>
      <w:commentRangeStart w:id="242"/>
      <w:ins w:id="243" w:author="Robert" w:date="2021-12-29T12:36:00Z">
        <w:r w:rsidR="009407CC">
          <w:rPr>
            <w:rFonts w:ascii="Times New Roman" w:hAnsi="Times New Roman" w:cs="Times New Roman"/>
            <w:noProof/>
          </w:rPr>
          <w:t xml:space="preserve">Campbell </w:t>
        </w:r>
      </w:ins>
      <w:commentRangeEnd w:id="242"/>
      <w:ins w:id="244" w:author="Robert" w:date="2021-12-29T12:37:00Z">
        <w:r w:rsidR="009407CC">
          <w:rPr>
            <w:rStyle w:val="CommentReference"/>
          </w:rPr>
          <w:commentReference w:id="242"/>
        </w:r>
      </w:ins>
      <w:ins w:id="245" w:author="Robert" w:date="2021-12-29T12:36:00Z">
        <w:r w:rsidR="009407CC">
          <w:rPr>
            <w:rFonts w:ascii="Times New Roman" w:hAnsi="Times New Roman" w:cs="Times New Roman"/>
            <w:noProof/>
          </w:rPr>
          <w:t>et al. 2019</w:t>
        </w:r>
      </w:ins>
      <w:r w:rsidR="00DC60E5">
        <w:rPr>
          <w:rFonts w:ascii="Times New Roman" w:hAnsi="Times New Roman" w:cs="Times New Roman"/>
          <w:noProof/>
        </w:rPr>
        <w:t>)</w:t>
      </w:r>
      <w:r w:rsidR="00DC60E5">
        <w:rPr>
          <w:rFonts w:ascii="Times New Roman" w:hAnsi="Times New Roman" w:cs="Times New Roman"/>
        </w:rPr>
        <w:t xml:space="preserve">, </w:t>
      </w:r>
      <w:r>
        <w:rPr>
          <w:rFonts w:ascii="Times New Roman" w:hAnsi="Times New Roman" w:cs="Times New Roman"/>
        </w:rPr>
        <w:t xml:space="preserve">prompting us to examine the potential for plasticity in </w:t>
      </w:r>
      <w:r w:rsidRPr="00DF026A">
        <w:rPr>
          <w:rFonts w:ascii="Times New Roman" w:hAnsi="Times New Roman" w:cs="Times New Roman"/>
          <w:i/>
          <w:iCs/>
        </w:rPr>
        <w:t xml:space="preserve">O. </w:t>
      </w:r>
      <w:proofErr w:type="spellStart"/>
      <w:r w:rsidRPr="00DF026A">
        <w:rPr>
          <w:rFonts w:ascii="Times New Roman" w:hAnsi="Times New Roman" w:cs="Times New Roman"/>
          <w:i/>
          <w:iCs/>
        </w:rPr>
        <w:t>harringtonii</w:t>
      </w:r>
      <w:proofErr w:type="spellEnd"/>
      <w:del w:id="246" w:author="Robert" w:date="2021-12-29T12:43:00Z">
        <w:r w:rsidDel="00A02D7E">
          <w:rPr>
            <w:rFonts w:ascii="Times New Roman" w:hAnsi="Times New Roman" w:cs="Times New Roman"/>
          </w:rPr>
          <w:delText>.</w:delText>
        </w:r>
      </w:del>
      <w:ins w:id="247" w:author="Robert" w:date="2021-12-29T12:42:00Z">
        <w:r w:rsidR="00A02D7E">
          <w:rPr>
            <w:rFonts w:ascii="Times New Roman" w:hAnsi="Times New Roman" w:cs="Times New Roman"/>
          </w:rPr>
          <w:t xml:space="preserve"> grown from seeds collected in 6 field populations (</w:t>
        </w:r>
      </w:ins>
      <w:ins w:id="248" w:author="Robert" w:date="2021-12-29T12:43:00Z">
        <w:r w:rsidR="00A02D7E">
          <w:rPr>
            <w:rFonts w:ascii="Times New Roman" w:hAnsi="Times New Roman" w:cs="Times New Roman"/>
          </w:rPr>
          <w:t>Table S2).</w:t>
        </w:r>
      </w:ins>
      <w:r>
        <w:rPr>
          <w:rFonts w:ascii="Times New Roman" w:hAnsi="Times New Roman" w:cs="Times New Roman"/>
        </w:rPr>
        <w:t xml:space="preserve"> </w:t>
      </w:r>
      <w:commentRangeStart w:id="249"/>
      <w:commentRangeStart w:id="250"/>
      <w:r w:rsidR="007205AB">
        <w:rPr>
          <w:rFonts w:ascii="Times New Roman" w:hAnsi="Times New Roman" w:cs="Times New Roman"/>
        </w:rPr>
        <w:t>Total emissions per flower per hour were not different between field and greenhouse</w:t>
      </w:r>
      <w:ins w:id="251" w:author="Robert" w:date="2021-12-29T12:48:00Z">
        <w:r w:rsidR="00DE152B">
          <w:rPr>
            <w:rFonts w:ascii="Times New Roman" w:hAnsi="Times New Roman" w:cs="Times New Roman"/>
          </w:rPr>
          <w:t>-</w:t>
        </w:r>
      </w:ins>
      <w:del w:id="252" w:author="Robert" w:date="2021-12-29T12:48:00Z">
        <w:r w:rsidR="007205AB" w:rsidDel="00DE152B">
          <w:rPr>
            <w:rFonts w:ascii="Times New Roman" w:hAnsi="Times New Roman" w:cs="Times New Roman"/>
          </w:rPr>
          <w:delText xml:space="preserve"> </w:delText>
        </w:r>
      </w:del>
      <w:r w:rsidR="007205AB">
        <w:rPr>
          <w:rFonts w:ascii="Times New Roman" w:hAnsi="Times New Roman" w:cs="Times New Roman"/>
        </w:rPr>
        <w:t>grow</w:t>
      </w:r>
      <w:ins w:id="253" w:author="Robert" w:date="2021-12-21T20:47:00Z">
        <w:r w:rsidR="00E5239A">
          <w:rPr>
            <w:rFonts w:ascii="Times New Roman" w:hAnsi="Times New Roman" w:cs="Times New Roman"/>
          </w:rPr>
          <w:t>n</w:t>
        </w:r>
      </w:ins>
      <w:r w:rsidR="007205AB">
        <w:rPr>
          <w:rFonts w:ascii="Times New Roman" w:hAnsi="Times New Roman" w:cs="Times New Roman"/>
        </w:rPr>
        <w:t xml:space="preserve"> plants </w:t>
      </w:r>
      <w:commentRangeEnd w:id="249"/>
      <w:r w:rsidR="00D16C0F">
        <w:rPr>
          <w:rStyle w:val="CommentReference"/>
        </w:rPr>
        <w:commentReference w:id="249"/>
      </w:r>
      <w:commentRangeEnd w:id="250"/>
      <w:r w:rsidR="00FD0654">
        <w:rPr>
          <w:rStyle w:val="CommentReference"/>
        </w:rPr>
        <w:commentReference w:id="250"/>
      </w:r>
      <w:r w:rsidR="007205AB">
        <w:rPr>
          <w:rFonts w:ascii="Times New Roman" w:hAnsi="Times New Roman" w:cs="Times New Roman"/>
        </w:rPr>
        <w:t>(</w:t>
      </w:r>
      <w:ins w:id="254" w:author="Jogesh, Tania (ADM)" w:date="2022-01-07T15:07:00Z">
        <w:r w:rsidR="00FD0654">
          <w:rPr>
            <w:rFonts w:ascii="Times New Roman" w:hAnsi="Times New Roman" w:cs="Times New Roman"/>
            <w:color w:val="000000"/>
          </w:rPr>
          <w:t>pop: F</w:t>
        </w:r>
        <w:r w:rsidR="00FD0654">
          <w:rPr>
            <w:rFonts w:ascii="Times New Roman" w:hAnsi="Times New Roman" w:cs="Times New Roman"/>
            <w:color w:val="000000"/>
            <w:vertAlign w:val="subscript"/>
          </w:rPr>
          <w:t>5</w:t>
        </w:r>
        <w:r w:rsidR="00FD0654" w:rsidRPr="00E619ED">
          <w:rPr>
            <w:rFonts w:ascii="Times New Roman" w:hAnsi="Times New Roman" w:cs="Times New Roman"/>
            <w:color w:val="000000"/>
            <w:vertAlign w:val="subscript"/>
          </w:rPr>
          <w:t>,</w:t>
        </w:r>
        <w:r w:rsidR="00FD0654">
          <w:rPr>
            <w:rFonts w:ascii="Times New Roman" w:hAnsi="Times New Roman" w:cs="Times New Roman"/>
            <w:color w:val="000000"/>
            <w:vertAlign w:val="subscript"/>
          </w:rPr>
          <w:t>274</w:t>
        </w:r>
        <w:r w:rsidR="00FD0654">
          <w:rPr>
            <w:rFonts w:ascii="Times New Roman" w:hAnsi="Times New Roman" w:cs="Times New Roman"/>
            <w:color w:val="000000"/>
          </w:rPr>
          <w:t>=</w:t>
        </w:r>
      </w:ins>
      <w:ins w:id="255" w:author="Jogesh, Tania (ADM)" w:date="2022-01-07T15:26:00Z">
        <w:r w:rsidR="00BC0F5F">
          <w:rPr>
            <w:rFonts w:ascii="Times New Roman" w:hAnsi="Times New Roman" w:cs="Times New Roman"/>
            <w:color w:val="000000"/>
          </w:rPr>
          <w:t>3</w:t>
        </w:r>
      </w:ins>
      <w:ins w:id="256" w:author="Jogesh, Tania (ADM)" w:date="2022-01-07T15:07:00Z">
        <w:r w:rsidR="00FD0654">
          <w:rPr>
            <w:rFonts w:ascii="Times New Roman" w:hAnsi="Times New Roman" w:cs="Times New Roman"/>
            <w:color w:val="000000"/>
          </w:rPr>
          <w:t>.</w:t>
        </w:r>
      </w:ins>
      <w:ins w:id="257" w:author="Jogesh, Tania (ADM)" w:date="2022-01-07T15:26:00Z">
        <w:r w:rsidR="00BC0F5F">
          <w:rPr>
            <w:rFonts w:ascii="Times New Roman" w:hAnsi="Times New Roman" w:cs="Times New Roman"/>
            <w:color w:val="000000"/>
          </w:rPr>
          <w:t>89</w:t>
        </w:r>
      </w:ins>
      <w:ins w:id="258" w:author="Jogesh, Tania (ADM)" w:date="2022-01-07T15:07:00Z">
        <w:r w:rsidR="00FD0654">
          <w:rPr>
            <w:rFonts w:ascii="Times New Roman" w:hAnsi="Times New Roman" w:cs="Times New Roman"/>
            <w:color w:val="000000"/>
          </w:rPr>
          <w:t xml:space="preserve">, p&lt;0.01, </w:t>
        </w:r>
      </w:ins>
      <w:ins w:id="259" w:author="Jogesh, Tania (ADM)" w:date="2022-01-07T15:25:00Z">
        <w:r w:rsidR="00BC0F5F">
          <w:rPr>
            <w:rFonts w:ascii="Times New Roman" w:hAnsi="Times New Roman" w:cs="Times New Roman"/>
            <w:color w:val="000000"/>
          </w:rPr>
          <w:t>or</w:t>
        </w:r>
      </w:ins>
      <w:ins w:id="260" w:author="Jogesh, Tania (ADM)" w:date="2022-01-07T15:26:00Z">
        <w:r w:rsidR="00BC0F5F">
          <w:rPr>
            <w:rFonts w:ascii="Times New Roman" w:hAnsi="Times New Roman" w:cs="Times New Roman"/>
            <w:color w:val="000000"/>
          </w:rPr>
          <w:t>igin</w:t>
        </w:r>
      </w:ins>
      <w:ins w:id="261" w:author="Jogesh, Tania (ADM)" w:date="2022-01-07T15:25:00Z">
        <w:r w:rsidR="00BC0F5F">
          <w:rPr>
            <w:rFonts w:ascii="Times New Roman" w:hAnsi="Times New Roman" w:cs="Times New Roman"/>
            <w:color w:val="000000"/>
          </w:rPr>
          <w:t xml:space="preserve"> field/ gre</w:t>
        </w:r>
      </w:ins>
      <w:ins w:id="262" w:author="Jogesh, Tania (ADM)" w:date="2022-01-07T15:26:00Z">
        <w:r w:rsidR="00BC0F5F">
          <w:rPr>
            <w:rFonts w:ascii="Times New Roman" w:hAnsi="Times New Roman" w:cs="Times New Roman"/>
            <w:color w:val="000000"/>
          </w:rPr>
          <w:t>enhouse</w:t>
        </w:r>
      </w:ins>
      <w:ins w:id="263" w:author="Jogesh, Tania (ADM)" w:date="2022-01-07T15:07:00Z">
        <w:r w:rsidR="00FD0654">
          <w:rPr>
            <w:rFonts w:ascii="Times New Roman" w:hAnsi="Times New Roman" w:cs="Times New Roman"/>
            <w:color w:val="000000"/>
          </w:rPr>
          <w:t>: F</w:t>
        </w:r>
        <w:r w:rsidR="00FD0654">
          <w:rPr>
            <w:rFonts w:ascii="Times New Roman" w:hAnsi="Times New Roman" w:cs="Times New Roman"/>
            <w:color w:val="000000"/>
            <w:vertAlign w:val="subscript"/>
          </w:rPr>
          <w:t>1</w:t>
        </w:r>
        <w:r w:rsidR="00FD0654" w:rsidRPr="00E619ED">
          <w:rPr>
            <w:rFonts w:ascii="Times New Roman" w:hAnsi="Times New Roman" w:cs="Times New Roman"/>
            <w:color w:val="000000"/>
            <w:vertAlign w:val="subscript"/>
          </w:rPr>
          <w:t>,</w:t>
        </w:r>
        <w:r w:rsidR="00FD0654">
          <w:rPr>
            <w:rFonts w:ascii="Times New Roman" w:hAnsi="Times New Roman" w:cs="Times New Roman"/>
            <w:color w:val="000000"/>
            <w:vertAlign w:val="subscript"/>
          </w:rPr>
          <w:t>274</w:t>
        </w:r>
        <w:r w:rsidR="00FD0654">
          <w:rPr>
            <w:rFonts w:ascii="Times New Roman" w:hAnsi="Times New Roman" w:cs="Times New Roman"/>
            <w:color w:val="000000"/>
          </w:rPr>
          <w:t xml:space="preserve">= </w:t>
        </w:r>
      </w:ins>
      <w:ins w:id="264" w:author="Jogesh, Tania (ADM)" w:date="2022-01-07T15:08:00Z">
        <w:r w:rsidR="00FD0654">
          <w:rPr>
            <w:rFonts w:ascii="Times New Roman" w:hAnsi="Times New Roman" w:cs="Times New Roman"/>
            <w:color w:val="000000"/>
          </w:rPr>
          <w:t>0.</w:t>
        </w:r>
      </w:ins>
      <w:ins w:id="265" w:author="Jogesh, Tania (ADM)" w:date="2022-01-07T15:26:00Z">
        <w:r w:rsidR="00BC0F5F">
          <w:rPr>
            <w:rFonts w:ascii="Times New Roman" w:hAnsi="Times New Roman" w:cs="Times New Roman"/>
            <w:color w:val="000000"/>
          </w:rPr>
          <w:t>79</w:t>
        </w:r>
      </w:ins>
      <w:ins w:id="266" w:author="Jogesh, Tania (ADM)" w:date="2022-01-07T15:07:00Z">
        <w:r w:rsidR="00FD0654">
          <w:rPr>
            <w:rFonts w:ascii="Times New Roman" w:hAnsi="Times New Roman" w:cs="Times New Roman"/>
            <w:color w:val="000000"/>
          </w:rPr>
          <w:t>, p</w:t>
        </w:r>
      </w:ins>
      <w:ins w:id="267" w:author="Jogesh, Tania (ADM)" w:date="2022-01-07T15:08:00Z">
        <w:r w:rsidR="00FD0654">
          <w:rPr>
            <w:rFonts w:ascii="Times New Roman" w:hAnsi="Times New Roman" w:cs="Times New Roman"/>
            <w:color w:val="000000"/>
          </w:rPr>
          <w:t>=</w:t>
        </w:r>
      </w:ins>
      <w:ins w:id="268" w:author="Jogesh, Tania (ADM)" w:date="2022-01-07T15:07:00Z">
        <w:r w:rsidR="00FD0654">
          <w:rPr>
            <w:rFonts w:ascii="Times New Roman" w:hAnsi="Times New Roman" w:cs="Times New Roman"/>
            <w:color w:val="000000"/>
          </w:rPr>
          <w:t>0.</w:t>
        </w:r>
      </w:ins>
      <w:ins w:id="269" w:author="Jogesh, Tania (ADM)" w:date="2022-01-07T15:26:00Z">
        <w:r w:rsidR="00BC0F5F">
          <w:rPr>
            <w:rFonts w:ascii="Times New Roman" w:hAnsi="Times New Roman" w:cs="Times New Roman"/>
            <w:color w:val="000000"/>
          </w:rPr>
          <w:t xml:space="preserve">37, </w:t>
        </w:r>
      </w:ins>
      <w:r w:rsidR="007205AB">
        <w:rPr>
          <w:rFonts w:ascii="Times New Roman" w:hAnsi="Times New Roman" w:cs="Times New Roman"/>
        </w:rPr>
        <w:t>Fig. 4A)</w:t>
      </w:r>
      <w:ins w:id="270" w:author="Robert" w:date="2021-12-29T12:46:00Z">
        <w:r w:rsidR="00DE152B">
          <w:rPr>
            <w:rFonts w:ascii="Times New Roman" w:hAnsi="Times New Roman" w:cs="Times New Roman"/>
          </w:rPr>
          <w:t xml:space="preserve">, despite </w:t>
        </w:r>
      </w:ins>
      <w:ins w:id="271" w:author="Robert" w:date="2021-12-29T12:56:00Z">
        <w:r w:rsidR="0082233D">
          <w:rPr>
            <w:rFonts w:ascii="Times New Roman" w:hAnsi="Times New Roman" w:cs="Times New Roman"/>
          </w:rPr>
          <w:t xml:space="preserve">the presence of </w:t>
        </w:r>
      </w:ins>
      <w:ins w:id="272" w:author="Robert" w:date="2021-12-29T12:46:00Z">
        <w:r w:rsidR="00DE152B">
          <w:rPr>
            <w:rFonts w:ascii="Times New Roman" w:hAnsi="Times New Roman" w:cs="Times New Roman"/>
          </w:rPr>
          <w:t xml:space="preserve">10 fewer VOCs </w:t>
        </w:r>
      </w:ins>
      <w:ins w:id="273" w:author="Robert" w:date="2021-12-29T12:56:00Z">
        <w:r w:rsidR="0082233D">
          <w:rPr>
            <w:rFonts w:ascii="Times New Roman" w:hAnsi="Times New Roman" w:cs="Times New Roman"/>
          </w:rPr>
          <w:t xml:space="preserve">in </w:t>
        </w:r>
      </w:ins>
      <w:ins w:id="274" w:author="Robert" w:date="2021-12-29T12:57:00Z">
        <w:r w:rsidR="0082233D">
          <w:rPr>
            <w:rFonts w:ascii="Times New Roman" w:hAnsi="Times New Roman" w:cs="Times New Roman"/>
          </w:rPr>
          <w:t xml:space="preserve">the </w:t>
        </w:r>
      </w:ins>
      <w:ins w:id="275" w:author="Robert" w:date="2021-12-29T12:56:00Z">
        <w:r w:rsidR="0082233D">
          <w:rPr>
            <w:rFonts w:ascii="Times New Roman" w:hAnsi="Times New Roman" w:cs="Times New Roman"/>
          </w:rPr>
          <w:t>hea</w:t>
        </w:r>
      </w:ins>
      <w:ins w:id="276" w:author="Robert" w:date="2021-12-29T12:57:00Z">
        <w:r w:rsidR="0082233D">
          <w:rPr>
            <w:rFonts w:ascii="Times New Roman" w:hAnsi="Times New Roman" w:cs="Times New Roman"/>
          </w:rPr>
          <w:t xml:space="preserve">dspace of </w:t>
        </w:r>
      </w:ins>
      <w:ins w:id="277" w:author="Robert" w:date="2021-12-29T12:46:00Z">
        <w:r w:rsidR="00DE152B">
          <w:rPr>
            <w:rFonts w:ascii="Times New Roman" w:hAnsi="Times New Roman" w:cs="Times New Roman"/>
          </w:rPr>
          <w:t>greenhouse</w:t>
        </w:r>
      </w:ins>
      <w:ins w:id="278" w:author="Robert" w:date="2021-12-29T12:48:00Z">
        <w:r w:rsidR="00DE152B">
          <w:rPr>
            <w:rFonts w:ascii="Times New Roman" w:hAnsi="Times New Roman" w:cs="Times New Roman"/>
          </w:rPr>
          <w:t>-</w:t>
        </w:r>
      </w:ins>
      <w:ins w:id="279" w:author="Robert" w:date="2021-12-29T12:46:00Z">
        <w:r w:rsidR="00DE152B">
          <w:rPr>
            <w:rFonts w:ascii="Times New Roman" w:hAnsi="Times New Roman" w:cs="Times New Roman"/>
          </w:rPr>
          <w:t>grown plants (Table S2)</w:t>
        </w:r>
      </w:ins>
      <w:r w:rsidR="007205AB">
        <w:rPr>
          <w:rFonts w:ascii="Times New Roman" w:hAnsi="Times New Roman" w:cs="Times New Roman"/>
        </w:rPr>
        <w:t>. F</w:t>
      </w:r>
      <w:r w:rsidR="00BD233D" w:rsidRPr="00102C54">
        <w:rPr>
          <w:rFonts w:ascii="Times New Roman" w:hAnsi="Times New Roman" w:cs="Times New Roman"/>
        </w:rPr>
        <w:t>loral scent phenotypes characterized from field</w:t>
      </w:r>
      <w:ins w:id="280" w:author="Robert" w:date="2021-12-29T12:48:00Z">
        <w:r w:rsidR="00DE152B">
          <w:rPr>
            <w:rFonts w:ascii="Times New Roman" w:hAnsi="Times New Roman" w:cs="Times New Roman"/>
          </w:rPr>
          <w:t>-</w:t>
        </w:r>
      </w:ins>
      <w:del w:id="281" w:author="Robert" w:date="2021-12-29T12:48:00Z">
        <w:r w:rsidR="00BD233D" w:rsidRPr="00102C54" w:rsidDel="00DE152B">
          <w:rPr>
            <w:rFonts w:ascii="Times New Roman" w:hAnsi="Times New Roman" w:cs="Times New Roman"/>
          </w:rPr>
          <w:delText xml:space="preserve"> </w:delText>
        </w:r>
      </w:del>
      <w:r w:rsidR="00BD233D" w:rsidRPr="00102C54">
        <w:rPr>
          <w:rFonts w:ascii="Times New Roman" w:hAnsi="Times New Roman" w:cs="Times New Roman"/>
        </w:rPr>
        <w:t xml:space="preserve">grown plants in </w:t>
      </w:r>
      <w:proofErr w:type="spellStart"/>
      <w:r w:rsidR="00BD233D" w:rsidRPr="00102C54">
        <w:rPr>
          <w:rFonts w:ascii="Times New Roman" w:hAnsi="Times New Roman" w:cs="Times New Roman"/>
        </w:rPr>
        <w:t>lin</w:t>
      </w:r>
      <w:proofErr w:type="spellEnd"/>
      <w:r w:rsidR="00BD233D" w:rsidRPr="00102C54">
        <w:rPr>
          <w:rFonts w:ascii="Times New Roman" w:hAnsi="Times New Roman" w:cs="Times New Roman"/>
        </w:rPr>
        <w:t xml:space="preserve">+ populations </w:t>
      </w:r>
      <w:r w:rsidR="00F11B37" w:rsidRPr="00102C54">
        <w:rPr>
          <w:rFonts w:ascii="Times New Roman" w:hAnsi="Times New Roman" w:cs="Times New Roman"/>
        </w:rPr>
        <w:t>we</w:t>
      </w:r>
      <w:r w:rsidR="00BD233D" w:rsidRPr="00102C54">
        <w:rPr>
          <w:rFonts w:ascii="Times New Roman" w:hAnsi="Times New Roman" w:cs="Times New Roman"/>
        </w:rPr>
        <w:t>re consistent</w:t>
      </w:r>
      <w:r w:rsidR="005675E5">
        <w:rPr>
          <w:rFonts w:ascii="Times New Roman" w:hAnsi="Times New Roman" w:cs="Times New Roman"/>
        </w:rPr>
        <w:t xml:space="preserve"> </w:t>
      </w:r>
      <w:r w:rsidR="00BD233D" w:rsidRPr="00102C54">
        <w:rPr>
          <w:rFonts w:ascii="Times New Roman" w:hAnsi="Times New Roman" w:cs="Times New Roman"/>
        </w:rPr>
        <w:t>in greenhouse grown plants from the same populations</w:t>
      </w:r>
      <w:r w:rsidR="005675E5">
        <w:rPr>
          <w:rFonts w:ascii="Times New Roman" w:hAnsi="Times New Roman" w:cs="Times New Roman"/>
        </w:rPr>
        <w:t xml:space="preserve"> (</w:t>
      </w:r>
      <w:r w:rsidR="007F1339">
        <w:rPr>
          <w:rFonts w:ascii="Times New Roman" w:hAnsi="Times New Roman" w:cs="Times New Roman"/>
        </w:rPr>
        <w:t xml:space="preserve">Table </w:t>
      </w:r>
      <w:ins w:id="282" w:author="Krissa Skogen" w:date="2022-01-05T13:46:00Z">
        <w:r w:rsidR="00192AF6">
          <w:rPr>
            <w:rFonts w:ascii="Times New Roman" w:hAnsi="Times New Roman" w:cs="Times New Roman"/>
          </w:rPr>
          <w:t>S2</w:t>
        </w:r>
      </w:ins>
      <w:del w:id="283" w:author="Krissa Skogen" w:date="2022-01-05T13:46:00Z">
        <w:r w:rsidR="004E28EC" w:rsidDel="00192AF6">
          <w:rPr>
            <w:rFonts w:ascii="Times New Roman" w:hAnsi="Times New Roman" w:cs="Times New Roman"/>
          </w:rPr>
          <w:delText>3</w:delText>
        </w:r>
      </w:del>
      <w:r w:rsidR="00E96642">
        <w:rPr>
          <w:rFonts w:ascii="Times New Roman" w:hAnsi="Times New Roman" w:cs="Times New Roman"/>
        </w:rPr>
        <w:t>; Fig. 4</w:t>
      </w:r>
      <w:r w:rsidR="005675E5">
        <w:rPr>
          <w:rFonts w:ascii="Times New Roman" w:hAnsi="Times New Roman" w:cs="Times New Roman"/>
        </w:rPr>
        <w:t>)</w:t>
      </w:r>
      <w:r w:rsidR="00D87C41" w:rsidRPr="00102C54">
        <w:rPr>
          <w:rFonts w:ascii="Times New Roman" w:hAnsi="Times New Roman" w:cs="Times New Roman"/>
        </w:rPr>
        <w:t xml:space="preserve">, suggesting that </w:t>
      </w:r>
      <w:ins w:id="284" w:author="Jogesh, Tania (ADM)" w:date="2022-01-07T15:13:00Z">
        <w:r w:rsidR="00910237">
          <w:rPr>
            <w:rFonts w:ascii="Times New Roman" w:hAnsi="Times New Roman" w:cs="Times New Roman"/>
          </w:rPr>
          <w:t xml:space="preserve">floral scent </w:t>
        </w:r>
      </w:ins>
      <w:r w:rsidR="00D87C41" w:rsidRPr="00102C54">
        <w:rPr>
          <w:rFonts w:ascii="Times New Roman" w:hAnsi="Times New Roman" w:cs="Times New Roman"/>
        </w:rPr>
        <w:t xml:space="preserve">variation </w:t>
      </w:r>
      <w:r w:rsidR="00AF4D2D" w:rsidRPr="00910237">
        <w:rPr>
          <w:rFonts w:ascii="Times New Roman" w:hAnsi="Times New Roman" w:cs="Times New Roman"/>
          <w:strike/>
          <w:rPrChange w:id="285" w:author="Jogesh, Tania (ADM)" w:date="2022-01-07T15:13:00Z">
            <w:rPr>
              <w:rFonts w:ascii="Times New Roman" w:hAnsi="Times New Roman" w:cs="Times New Roman"/>
            </w:rPr>
          </w:rPrChange>
        </w:rPr>
        <w:t xml:space="preserve">in </w:t>
      </w:r>
      <w:commentRangeStart w:id="286"/>
      <w:commentRangeStart w:id="287"/>
      <w:r w:rsidR="00AF4D2D" w:rsidRPr="00910237">
        <w:rPr>
          <w:rFonts w:ascii="Times New Roman" w:hAnsi="Times New Roman" w:cs="Times New Roman"/>
          <w:strike/>
          <w:rPrChange w:id="288" w:author="Jogesh, Tania (ADM)" w:date="2022-01-07T15:13:00Z">
            <w:rPr>
              <w:rFonts w:ascii="Times New Roman" w:hAnsi="Times New Roman" w:cs="Times New Roman"/>
            </w:rPr>
          </w:rPrChange>
        </w:rPr>
        <w:t>linalool production</w:t>
      </w:r>
      <w:r w:rsidR="00AF4D2D">
        <w:rPr>
          <w:rFonts w:ascii="Times New Roman" w:hAnsi="Times New Roman" w:cs="Times New Roman"/>
        </w:rPr>
        <w:t xml:space="preserve"> </w:t>
      </w:r>
      <w:commentRangeEnd w:id="286"/>
      <w:r w:rsidR="00D16C0F">
        <w:rPr>
          <w:rStyle w:val="CommentReference"/>
        </w:rPr>
        <w:commentReference w:id="286"/>
      </w:r>
      <w:commentRangeEnd w:id="287"/>
      <w:r w:rsidR="00910237">
        <w:rPr>
          <w:rStyle w:val="CommentReference"/>
        </w:rPr>
        <w:commentReference w:id="287"/>
      </w:r>
      <w:r w:rsidR="00D87C41" w:rsidRPr="00102C54">
        <w:rPr>
          <w:rFonts w:ascii="Times New Roman" w:hAnsi="Times New Roman" w:cs="Times New Roman"/>
        </w:rPr>
        <w:t>has a genetic basis and is not plastic</w:t>
      </w:r>
      <w:r w:rsidR="00BD233D" w:rsidRPr="00102C54">
        <w:rPr>
          <w:rFonts w:ascii="Times New Roman" w:hAnsi="Times New Roman" w:cs="Times New Roman"/>
        </w:rPr>
        <w:t xml:space="preserve">. </w:t>
      </w:r>
      <w:r w:rsidR="005675E5">
        <w:rPr>
          <w:rFonts w:ascii="Times New Roman" w:hAnsi="Times New Roman" w:cs="Times New Roman"/>
          <w:color w:val="000000"/>
        </w:rPr>
        <w:t>Overall, f</w:t>
      </w:r>
      <w:r w:rsidR="00BD233D" w:rsidRPr="00102C54">
        <w:rPr>
          <w:rFonts w:ascii="Times New Roman" w:hAnsi="Times New Roman" w:cs="Times New Roman"/>
          <w:color w:val="000000"/>
        </w:rPr>
        <w:t xml:space="preserve">loral volatile composition </w:t>
      </w:r>
      <w:r w:rsidR="00B55A1C">
        <w:rPr>
          <w:rFonts w:ascii="Times New Roman" w:hAnsi="Times New Roman" w:cs="Times New Roman"/>
          <w:color w:val="000000"/>
        </w:rPr>
        <w:t>did</w:t>
      </w:r>
      <w:r w:rsidR="00B55A1C" w:rsidRPr="00102C54">
        <w:rPr>
          <w:rFonts w:ascii="Times New Roman" w:hAnsi="Times New Roman" w:cs="Times New Roman"/>
          <w:color w:val="000000"/>
        </w:rPr>
        <w:t xml:space="preserve"> </w:t>
      </w:r>
      <w:r w:rsidR="00BD233D" w:rsidRPr="00102C54">
        <w:rPr>
          <w:rFonts w:ascii="Times New Roman" w:hAnsi="Times New Roman" w:cs="Times New Roman"/>
          <w:color w:val="000000"/>
        </w:rPr>
        <w:t xml:space="preserve">not </w:t>
      </w:r>
      <w:r w:rsidR="00B55A1C">
        <w:rPr>
          <w:rFonts w:ascii="Times New Roman" w:hAnsi="Times New Roman" w:cs="Times New Roman"/>
          <w:color w:val="000000"/>
        </w:rPr>
        <w:t xml:space="preserve">differ </w:t>
      </w:r>
      <w:r w:rsidR="00BD233D" w:rsidRPr="00102C54">
        <w:rPr>
          <w:rFonts w:ascii="Times New Roman" w:hAnsi="Times New Roman" w:cs="Times New Roman"/>
          <w:color w:val="000000"/>
        </w:rPr>
        <w:t>significantly between greenhouse</w:t>
      </w:r>
      <w:ins w:id="289" w:author="Robert" w:date="2021-12-29T12:48:00Z">
        <w:r w:rsidR="00DE152B">
          <w:rPr>
            <w:rFonts w:ascii="Times New Roman" w:hAnsi="Times New Roman" w:cs="Times New Roman"/>
            <w:color w:val="000000"/>
          </w:rPr>
          <w:t>-</w:t>
        </w:r>
      </w:ins>
      <w:del w:id="290" w:author="Robert" w:date="2021-12-29T12:48:00Z">
        <w:r w:rsidR="00BD233D" w:rsidRPr="00102C54" w:rsidDel="00DE152B">
          <w:rPr>
            <w:rFonts w:ascii="Times New Roman" w:hAnsi="Times New Roman" w:cs="Times New Roman"/>
            <w:color w:val="000000"/>
          </w:rPr>
          <w:delText xml:space="preserve"> </w:delText>
        </w:r>
      </w:del>
      <w:r w:rsidR="00BD233D" w:rsidRPr="00102C54">
        <w:rPr>
          <w:rFonts w:ascii="Times New Roman" w:hAnsi="Times New Roman" w:cs="Times New Roman"/>
          <w:color w:val="000000"/>
        </w:rPr>
        <w:t>grown and field</w:t>
      </w:r>
      <w:ins w:id="291" w:author="Robert" w:date="2021-12-29T12:48:00Z">
        <w:r w:rsidR="00DE152B">
          <w:rPr>
            <w:rFonts w:ascii="Times New Roman" w:hAnsi="Times New Roman" w:cs="Times New Roman"/>
            <w:color w:val="000000"/>
          </w:rPr>
          <w:t>-</w:t>
        </w:r>
      </w:ins>
      <w:del w:id="292" w:author="Robert" w:date="2021-12-29T12:48:00Z">
        <w:r w:rsidR="00BD233D" w:rsidRPr="00102C54" w:rsidDel="00DE152B">
          <w:rPr>
            <w:rFonts w:ascii="Times New Roman" w:hAnsi="Times New Roman" w:cs="Times New Roman"/>
            <w:color w:val="000000"/>
          </w:rPr>
          <w:delText xml:space="preserve"> </w:delText>
        </w:r>
      </w:del>
      <w:r w:rsidR="00BD233D" w:rsidRPr="00102C54">
        <w:rPr>
          <w:rFonts w:ascii="Times New Roman" w:hAnsi="Times New Roman" w:cs="Times New Roman"/>
          <w:color w:val="000000"/>
        </w:rPr>
        <w:t xml:space="preserve">collected </w:t>
      </w:r>
      <w:proofErr w:type="spellStart"/>
      <w:r w:rsidR="00BD233D" w:rsidRPr="00102C54">
        <w:rPr>
          <w:rFonts w:ascii="Times New Roman" w:hAnsi="Times New Roman" w:cs="Times New Roman"/>
          <w:color w:val="000000"/>
        </w:rPr>
        <w:t>lin</w:t>
      </w:r>
      <w:proofErr w:type="spellEnd"/>
      <w:r w:rsidR="00BD233D" w:rsidRPr="00102C54">
        <w:rPr>
          <w:rFonts w:ascii="Times New Roman" w:hAnsi="Times New Roman" w:cs="Times New Roman"/>
          <w:color w:val="000000"/>
        </w:rPr>
        <w:t>+ populations (</w:t>
      </w:r>
      <w:proofErr w:type="spellStart"/>
      <w:r w:rsidR="00BD233D" w:rsidRPr="00102C54">
        <w:rPr>
          <w:rFonts w:ascii="Times New Roman" w:hAnsi="Times New Roman" w:cs="Times New Roman"/>
          <w:color w:val="000000"/>
        </w:rPr>
        <w:t>N</w:t>
      </w:r>
      <w:r w:rsidR="00BD233D" w:rsidRPr="00102C54">
        <w:rPr>
          <w:rFonts w:ascii="Times New Roman" w:hAnsi="Times New Roman" w:cs="Times New Roman"/>
          <w:color w:val="000000"/>
          <w:vertAlign w:val="subscript"/>
        </w:rPr>
        <w:t>field</w:t>
      </w:r>
      <w:proofErr w:type="spellEnd"/>
      <w:r w:rsidR="00BD233D" w:rsidRPr="00102C54">
        <w:rPr>
          <w:rFonts w:ascii="Times New Roman" w:hAnsi="Times New Roman" w:cs="Times New Roman"/>
          <w:color w:val="000000"/>
          <w:vertAlign w:val="subscript"/>
        </w:rPr>
        <w:t xml:space="preserve"> collected </w:t>
      </w:r>
      <w:r w:rsidR="00BD233D" w:rsidRPr="00102C54">
        <w:rPr>
          <w:rFonts w:ascii="Times New Roman" w:hAnsi="Times New Roman" w:cs="Times New Roman"/>
          <w:color w:val="000000"/>
        </w:rPr>
        <w:t>= 15</w:t>
      </w:r>
      <w:r w:rsidR="00C50C73">
        <w:rPr>
          <w:rFonts w:ascii="Times New Roman" w:hAnsi="Times New Roman" w:cs="Times New Roman"/>
          <w:color w:val="000000"/>
        </w:rPr>
        <w:t>1</w:t>
      </w:r>
      <w:r w:rsidR="00BD233D" w:rsidRPr="00102C54">
        <w:rPr>
          <w:rFonts w:ascii="Times New Roman" w:hAnsi="Times New Roman" w:cs="Times New Roman"/>
          <w:color w:val="000000"/>
        </w:rPr>
        <w:t xml:space="preserve">, </w:t>
      </w:r>
      <w:proofErr w:type="spellStart"/>
      <w:r w:rsidR="00BD233D" w:rsidRPr="00102C54">
        <w:rPr>
          <w:rFonts w:ascii="Times New Roman" w:hAnsi="Times New Roman" w:cs="Times New Roman"/>
          <w:color w:val="000000"/>
        </w:rPr>
        <w:t>N</w:t>
      </w:r>
      <w:r w:rsidR="00BD233D" w:rsidRPr="00102C54">
        <w:rPr>
          <w:rFonts w:ascii="Times New Roman" w:hAnsi="Times New Roman" w:cs="Times New Roman"/>
          <w:color w:val="000000"/>
          <w:vertAlign w:val="subscript"/>
        </w:rPr>
        <w:t>greenhouse</w:t>
      </w:r>
      <w:proofErr w:type="spellEnd"/>
      <w:r w:rsidR="00BD233D" w:rsidRPr="00102C54">
        <w:rPr>
          <w:rFonts w:ascii="Times New Roman" w:hAnsi="Times New Roman" w:cs="Times New Roman"/>
          <w:color w:val="000000"/>
          <w:vertAlign w:val="subscript"/>
        </w:rPr>
        <w:t xml:space="preserve"> grown </w:t>
      </w:r>
      <w:r w:rsidR="00BD233D" w:rsidRPr="00102C54">
        <w:rPr>
          <w:rFonts w:ascii="Times New Roman" w:hAnsi="Times New Roman" w:cs="Times New Roman"/>
          <w:color w:val="000000"/>
        </w:rPr>
        <w:t xml:space="preserve">= </w:t>
      </w:r>
      <w:r w:rsidR="00C50C73">
        <w:rPr>
          <w:rFonts w:ascii="Times New Roman" w:hAnsi="Times New Roman" w:cs="Times New Roman"/>
          <w:color w:val="000000"/>
        </w:rPr>
        <w:t>34</w:t>
      </w:r>
      <w:r w:rsidR="00BD233D" w:rsidRPr="00102C54">
        <w:rPr>
          <w:rFonts w:ascii="Times New Roman" w:hAnsi="Times New Roman" w:cs="Times New Roman"/>
          <w:color w:val="000000"/>
        </w:rPr>
        <w:t>, ANOSIM R = 0.0</w:t>
      </w:r>
      <w:r w:rsidR="00C50C73">
        <w:rPr>
          <w:rFonts w:ascii="Times New Roman" w:hAnsi="Times New Roman" w:cs="Times New Roman"/>
          <w:color w:val="000000"/>
        </w:rPr>
        <w:t>5</w:t>
      </w:r>
      <w:r w:rsidR="00BD233D" w:rsidRPr="00102C54">
        <w:rPr>
          <w:rFonts w:ascii="Times New Roman" w:hAnsi="Times New Roman" w:cs="Times New Roman"/>
          <w:color w:val="000000"/>
        </w:rPr>
        <w:t>, </w:t>
      </w:r>
      <w:r w:rsidR="00BD233D" w:rsidRPr="00102C54">
        <w:rPr>
          <w:rFonts w:ascii="Times New Roman" w:hAnsi="Times New Roman" w:cs="Times New Roman"/>
        </w:rPr>
        <w:t>p</w:t>
      </w:r>
      <w:r w:rsidR="00BD233D" w:rsidRPr="00102C54">
        <w:rPr>
          <w:rFonts w:ascii="Times New Roman" w:hAnsi="Times New Roman" w:cs="Times New Roman"/>
          <w:color w:val="000000"/>
        </w:rPr>
        <w:t xml:space="preserve"> = 0.</w:t>
      </w:r>
      <w:r w:rsidR="00C50C73">
        <w:rPr>
          <w:rFonts w:ascii="Times New Roman" w:hAnsi="Times New Roman" w:cs="Times New Roman"/>
          <w:color w:val="000000"/>
        </w:rPr>
        <w:t>15</w:t>
      </w:r>
      <w:r w:rsidR="00BD233D" w:rsidRPr="00102C54">
        <w:rPr>
          <w:rFonts w:ascii="Times New Roman" w:hAnsi="Times New Roman" w:cs="Times New Roman"/>
          <w:color w:val="000000"/>
        </w:rPr>
        <w:t xml:space="preserve">) nor between greenhouse grown and field collected </w:t>
      </w:r>
      <w:proofErr w:type="spellStart"/>
      <w:r w:rsidR="00BD233D" w:rsidRPr="00102C54">
        <w:rPr>
          <w:rFonts w:ascii="Times New Roman" w:hAnsi="Times New Roman" w:cs="Times New Roman"/>
          <w:color w:val="000000"/>
        </w:rPr>
        <w:t>lin</w:t>
      </w:r>
      <w:proofErr w:type="spellEnd"/>
      <w:r w:rsidR="00BD233D" w:rsidRPr="00102C54">
        <w:rPr>
          <w:rFonts w:ascii="Times New Roman" w:hAnsi="Times New Roman" w:cs="Times New Roman"/>
          <w:color w:val="000000"/>
        </w:rPr>
        <w:t>- populations (</w:t>
      </w:r>
      <w:proofErr w:type="spellStart"/>
      <w:r w:rsidR="00BD233D" w:rsidRPr="00102C54">
        <w:rPr>
          <w:rFonts w:ascii="Times New Roman" w:hAnsi="Times New Roman" w:cs="Times New Roman"/>
          <w:color w:val="000000"/>
        </w:rPr>
        <w:t>N</w:t>
      </w:r>
      <w:r w:rsidR="00BD233D" w:rsidRPr="00102C54">
        <w:rPr>
          <w:rFonts w:ascii="Times New Roman" w:hAnsi="Times New Roman" w:cs="Times New Roman"/>
          <w:color w:val="000000"/>
          <w:vertAlign w:val="subscript"/>
        </w:rPr>
        <w:t>field</w:t>
      </w:r>
      <w:proofErr w:type="spellEnd"/>
      <w:r w:rsidR="00BD233D" w:rsidRPr="00102C54">
        <w:rPr>
          <w:rFonts w:ascii="Times New Roman" w:hAnsi="Times New Roman" w:cs="Times New Roman"/>
          <w:color w:val="000000"/>
          <w:vertAlign w:val="subscript"/>
        </w:rPr>
        <w:t xml:space="preserve"> collected </w:t>
      </w:r>
      <w:r w:rsidR="00BD233D" w:rsidRPr="00102C54">
        <w:rPr>
          <w:rFonts w:ascii="Times New Roman" w:hAnsi="Times New Roman" w:cs="Times New Roman"/>
          <w:color w:val="000000"/>
        </w:rPr>
        <w:t xml:space="preserve">= </w:t>
      </w:r>
      <w:r w:rsidR="00C50C73">
        <w:rPr>
          <w:rFonts w:ascii="Times New Roman" w:hAnsi="Times New Roman" w:cs="Times New Roman"/>
          <w:color w:val="000000"/>
        </w:rPr>
        <w:t>80</w:t>
      </w:r>
      <w:r w:rsidR="00BD233D" w:rsidRPr="00102C54">
        <w:rPr>
          <w:rFonts w:ascii="Times New Roman" w:hAnsi="Times New Roman" w:cs="Times New Roman"/>
          <w:color w:val="000000"/>
        </w:rPr>
        <w:t xml:space="preserve">, </w:t>
      </w:r>
      <w:proofErr w:type="spellStart"/>
      <w:r w:rsidR="00BD233D" w:rsidRPr="00102C54">
        <w:rPr>
          <w:rFonts w:ascii="Times New Roman" w:hAnsi="Times New Roman" w:cs="Times New Roman"/>
          <w:color w:val="000000"/>
        </w:rPr>
        <w:t>N</w:t>
      </w:r>
      <w:r w:rsidR="00BD233D" w:rsidRPr="00102C54">
        <w:rPr>
          <w:rFonts w:ascii="Times New Roman" w:hAnsi="Times New Roman" w:cs="Times New Roman"/>
          <w:color w:val="000000"/>
          <w:vertAlign w:val="subscript"/>
        </w:rPr>
        <w:t>greenhouse</w:t>
      </w:r>
      <w:proofErr w:type="spellEnd"/>
      <w:r w:rsidR="00BD233D" w:rsidRPr="00102C54">
        <w:rPr>
          <w:rFonts w:ascii="Times New Roman" w:hAnsi="Times New Roman" w:cs="Times New Roman"/>
          <w:color w:val="000000"/>
          <w:vertAlign w:val="subscript"/>
        </w:rPr>
        <w:t xml:space="preserve"> grown</w:t>
      </w:r>
      <w:r w:rsidR="00BD233D" w:rsidRPr="00102C54">
        <w:rPr>
          <w:rFonts w:ascii="Times New Roman" w:hAnsi="Times New Roman" w:cs="Times New Roman"/>
          <w:color w:val="000000"/>
        </w:rPr>
        <w:t xml:space="preserve"> = </w:t>
      </w:r>
      <w:r w:rsidR="00C50C73">
        <w:rPr>
          <w:rFonts w:ascii="Times New Roman" w:hAnsi="Times New Roman" w:cs="Times New Roman"/>
          <w:color w:val="000000"/>
        </w:rPr>
        <w:t>15</w:t>
      </w:r>
      <w:r w:rsidR="00BD233D" w:rsidRPr="00102C54">
        <w:rPr>
          <w:rFonts w:ascii="Times New Roman" w:hAnsi="Times New Roman" w:cs="Times New Roman"/>
          <w:color w:val="000000"/>
        </w:rPr>
        <w:t>, ANOSIM R = 0.</w:t>
      </w:r>
      <w:r w:rsidR="00C50C73">
        <w:rPr>
          <w:rFonts w:ascii="Times New Roman" w:hAnsi="Times New Roman" w:cs="Times New Roman"/>
          <w:color w:val="000000"/>
        </w:rPr>
        <w:t>07,</w:t>
      </w:r>
      <w:r w:rsidR="00BD233D" w:rsidRPr="00102C54">
        <w:rPr>
          <w:rFonts w:ascii="Times New Roman" w:hAnsi="Times New Roman" w:cs="Times New Roman"/>
          <w:color w:val="000000"/>
        </w:rPr>
        <w:t> </w:t>
      </w:r>
      <w:r w:rsidR="00BD233D" w:rsidRPr="00102C54">
        <w:rPr>
          <w:rFonts w:ascii="Times New Roman" w:hAnsi="Times New Roman" w:cs="Times New Roman"/>
        </w:rPr>
        <w:t>p</w:t>
      </w:r>
      <w:r w:rsidR="00BD233D" w:rsidRPr="00102C54">
        <w:rPr>
          <w:rFonts w:ascii="Times New Roman" w:hAnsi="Times New Roman" w:cs="Times New Roman"/>
          <w:color w:val="000000"/>
        </w:rPr>
        <w:t xml:space="preserve"> = 0.</w:t>
      </w:r>
      <w:r w:rsidR="00C50C73">
        <w:rPr>
          <w:rFonts w:ascii="Times New Roman" w:hAnsi="Times New Roman" w:cs="Times New Roman"/>
          <w:color w:val="000000"/>
        </w:rPr>
        <w:t>18</w:t>
      </w:r>
      <w:r w:rsidR="00BD233D" w:rsidRPr="00102C54">
        <w:rPr>
          <w:rFonts w:ascii="Times New Roman" w:hAnsi="Times New Roman" w:cs="Times New Roman"/>
          <w:color w:val="000000"/>
        </w:rPr>
        <w:t xml:space="preserve">; </w:t>
      </w:r>
      <w:r w:rsidR="00BD233D" w:rsidRPr="00102C54">
        <w:rPr>
          <w:rFonts w:ascii="Times New Roman" w:hAnsi="Times New Roman" w:cs="Times New Roman"/>
          <w:color w:val="000000" w:themeColor="text1"/>
        </w:rPr>
        <w:t xml:space="preserve">Fig. </w:t>
      </w:r>
      <w:r w:rsidR="00930DA6">
        <w:rPr>
          <w:rFonts w:ascii="Times New Roman" w:hAnsi="Times New Roman" w:cs="Times New Roman"/>
          <w:color w:val="000000" w:themeColor="text1"/>
        </w:rPr>
        <w:t>4</w:t>
      </w:r>
      <w:r w:rsidR="007205AB">
        <w:rPr>
          <w:rFonts w:ascii="Times New Roman" w:hAnsi="Times New Roman" w:cs="Times New Roman"/>
          <w:color w:val="000000" w:themeColor="text1"/>
        </w:rPr>
        <w:t>B</w:t>
      </w:r>
      <w:r w:rsidR="00BD233D" w:rsidRPr="00102C54">
        <w:rPr>
          <w:rFonts w:ascii="Times New Roman" w:hAnsi="Times New Roman" w:cs="Times New Roman"/>
          <w:color w:val="000000" w:themeColor="text1"/>
        </w:rPr>
        <w:t xml:space="preserve">). </w:t>
      </w:r>
      <w:ins w:id="293" w:author="Robert" w:date="2021-12-29T12:38:00Z">
        <w:r w:rsidR="009407CC">
          <w:rPr>
            <w:rFonts w:ascii="Times New Roman" w:hAnsi="Times New Roman" w:cs="Times New Roman"/>
            <w:color w:val="000000" w:themeColor="text1"/>
          </w:rPr>
          <w:t xml:space="preserve">Nevertheless, </w:t>
        </w:r>
      </w:ins>
      <w:ins w:id="294" w:author="Robert" w:date="2021-12-29T12:41:00Z">
        <w:r w:rsidR="00A02D7E">
          <w:rPr>
            <w:rFonts w:ascii="Times New Roman" w:hAnsi="Times New Roman" w:cs="Times New Roman"/>
            <w:color w:val="000000" w:themeColor="text1"/>
          </w:rPr>
          <w:t xml:space="preserve">the </w:t>
        </w:r>
      </w:ins>
      <w:ins w:id="295" w:author="Robert" w:date="2021-12-29T12:42:00Z">
        <w:r w:rsidR="00A02D7E">
          <w:rPr>
            <w:rFonts w:ascii="Times New Roman" w:hAnsi="Times New Roman" w:cs="Times New Roman"/>
            <w:color w:val="000000" w:themeColor="text1"/>
          </w:rPr>
          <w:t>blend</w:t>
        </w:r>
      </w:ins>
      <w:ins w:id="296" w:author="Robert" w:date="2021-12-29T12:41:00Z">
        <w:r w:rsidR="00A02D7E">
          <w:rPr>
            <w:rFonts w:ascii="Times New Roman" w:hAnsi="Times New Roman" w:cs="Times New Roman"/>
            <w:color w:val="000000" w:themeColor="text1"/>
          </w:rPr>
          <w:t xml:space="preserve"> composition </w:t>
        </w:r>
      </w:ins>
      <w:ins w:id="297" w:author="Robert" w:date="2021-12-29T12:42:00Z">
        <w:r w:rsidR="00A02D7E">
          <w:rPr>
            <w:rFonts w:ascii="Times New Roman" w:hAnsi="Times New Roman" w:cs="Times New Roman"/>
            <w:color w:val="000000" w:themeColor="text1"/>
          </w:rPr>
          <w:t xml:space="preserve">of </w:t>
        </w:r>
      </w:ins>
      <w:del w:id="298" w:author="Robert" w:date="2021-12-29T12:38:00Z">
        <w:r w:rsidR="005675E5" w:rsidDel="009407CC">
          <w:rPr>
            <w:rFonts w:ascii="Times New Roman" w:hAnsi="Times New Roman" w:cs="Times New Roman"/>
          </w:rPr>
          <w:delText>C</w:delText>
        </w:r>
      </w:del>
      <w:del w:id="299" w:author="Robert" w:date="2021-12-29T12:42:00Z">
        <w:r w:rsidR="005675E5" w:rsidDel="00A02D7E">
          <w:rPr>
            <w:rFonts w:ascii="Times New Roman" w:hAnsi="Times New Roman" w:cs="Times New Roman"/>
          </w:rPr>
          <w:delText xml:space="preserve">oncerning </w:delText>
        </w:r>
      </w:del>
      <w:r w:rsidR="005675E5">
        <w:rPr>
          <w:rFonts w:ascii="Times New Roman" w:hAnsi="Times New Roman" w:cs="Times New Roman"/>
        </w:rPr>
        <w:t>minor scent constituents</w:t>
      </w:r>
      <w:ins w:id="300" w:author="Robert" w:date="2021-12-29T12:42:00Z">
        <w:r w:rsidR="00A02D7E">
          <w:rPr>
            <w:rFonts w:ascii="Times New Roman" w:hAnsi="Times New Roman" w:cs="Times New Roman"/>
          </w:rPr>
          <w:t xml:space="preserve"> differed </w:t>
        </w:r>
      </w:ins>
      <w:ins w:id="301" w:author="Robert" w:date="2021-12-29T12:45:00Z">
        <w:r w:rsidR="00DE152B">
          <w:rPr>
            <w:rFonts w:ascii="Times New Roman" w:hAnsi="Times New Roman" w:cs="Times New Roman"/>
          </w:rPr>
          <w:t>from that of field-collected samples in several ways.</w:t>
        </w:r>
      </w:ins>
      <w:del w:id="302" w:author="Robert" w:date="2021-12-29T12:45:00Z">
        <w:r w:rsidR="005675E5" w:rsidDel="00DE152B">
          <w:rPr>
            <w:rFonts w:ascii="Times New Roman" w:hAnsi="Times New Roman" w:cs="Times New Roman"/>
          </w:rPr>
          <w:delText>,</w:delText>
        </w:r>
      </w:del>
      <w:r w:rsidR="005675E5">
        <w:rPr>
          <w:rFonts w:ascii="Times New Roman" w:hAnsi="Times New Roman" w:cs="Times New Roman"/>
        </w:rPr>
        <w:t xml:space="preserve"> </w:t>
      </w:r>
      <w:ins w:id="303" w:author="Robert" w:date="2021-12-29T12:45:00Z">
        <w:r w:rsidR="00DE152B">
          <w:rPr>
            <w:rFonts w:ascii="Times New Roman" w:hAnsi="Times New Roman" w:cs="Times New Roman"/>
          </w:rPr>
          <w:t>G</w:t>
        </w:r>
      </w:ins>
      <w:del w:id="304" w:author="Robert" w:date="2021-12-29T12:45:00Z">
        <w:r w:rsidR="005675E5" w:rsidDel="00DE152B">
          <w:rPr>
            <w:rFonts w:ascii="Times New Roman" w:hAnsi="Times New Roman" w:cs="Times New Roman"/>
          </w:rPr>
          <w:delText>g</w:delText>
        </w:r>
      </w:del>
      <w:r w:rsidR="005675E5">
        <w:rPr>
          <w:rFonts w:ascii="Times New Roman" w:hAnsi="Times New Roman" w:cs="Times New Roman"/>
        </w:rPr>
        <w:t xml:space="preserve">reenhouse-grown plants </w:t>
      </w:r>
      <w:del w:id="305" w:author="Robert" w:date="2021-12-29T12:47:00Z">
        <w:r w:rsidR="005675E5" w:rsidDel="00DE152B">
          <w:rPr>
            <w:rFonts w:ascii="Times New Roman" w:hAnsi="Times New Roman" w:cs="Times New Roman"/>
          </w:rPr>
          <w:delText>were noteworthy for the presence of</w:delText>
        </w:r>
      </w:del>
      <w:ins w:id="306" w:author="Robert" w:date="2021-12-29T12:47:00Z">
        <w:r w:rsidR="00DE152B">
          <w:rPr>
            <w:rFonts w:ascii="Times New Roman" w:hAnsi="Times New Roman" w:cs="Times New Roman"/>
          </w:rPr>
          <w:t xml:space="preserve">produced four </w:t>
        </w:r>
      </w:ins>
      <w:ins w:id="307" w:author="Robert" w:date="2021-12-29T12:49:00Z">
        <w:r w:rsidR="00B10233">
          <w:rPr>
            <w:rFonts w:ascii="Times New Roman" w:hAnsi="Times New Roman" w:cs="Times New Roman"/>
          </w:rPr>
          <w:t>VOCs</w:t>
        </w:r>
      </w:ins>
      <w:ins w:id="308" w:author="Robert" w:date="2021-12-29T12:48:00Z">
        <w:r w:rsidR="00DE152B">
          <w:rPr>
            <w:rFonts w:ascii="Times New Roman" w:hAnsi="Times New Roman" w:cs="Times New Roman"/>
          </w:rPr>
          <w:t xml:space="preserve"> not identified from field-grown plants</w:t>
        </w:r>
      </w:ins>
      <w:ins w:id="309" w:author="Robert" w:date="2021-12-29T12:47:00Z">
        <w:r w:rsidR="00DE152B">
          <w:rPr>
            <w:rFonts w:ascii="Times New Roman" w:hAnsi="Times New Roman" w:cs="Times New Roman"/>
          </w:rPr>
          <w:t xml:space="preserve">, including </w:t>
        </w:r>
      </w:ins>
      <w:ins w:id="310" w:author="Robert" w:date="2021-12-29T12:49:00Z">
        <w:r w:rsidR="00B10233">
          <w:rPr>
            <w:rFonts w:ascii="Times New Roman" w:hAnsi="Times New Roman" w:cs="Times New Roman"/>
          </w:rPr>
          <w:t>the (</w:t>
        </w:r>
        <w:r w:rsidR="00B10233" w:rsidRPr="00B10233">
          <w:rPr>
            <w:rFonts w:ascii="Times New Roman" w:hAnsi="Times New Roman" w:cs="Times New Roman"/>
            <w:i/>
            <w:iCs/>
            <w:rPrChange w:id="311" w:author="Robert" w:date="2021-12-29T12:50:00Z">
              <w:rPr>
                <w:rFonts w:ascii="Times New Roman" w:hAnsi="Times New Roman" w:cs="Times New Roman"/>
              </w:rPr>
            </w:rPrChange>
          </w:rPr>
          <w:t>Z</w:t>
        </w:r>
        <w:r w:rsidR="00B10233">
          <w:rPr>
            <w:rFonts w:ascii="Times New Roman" w:hAnsi="Times New Roman" w:cs="Times New Roman"/>
          </w:rPr>
          <w:t>)</w:t>
        </w:r>
      </w:ins>
      <w:ins w:id="312" w:author="Robert" w:date="2021-12-29T12:50:00Z">
        <w:r w:rsidR="00B10233">
          <w:rPr>
            <w:rFonts w:ascii="Times New Roman" w:hAnsi="Times New Roman" w:cs="Times New Roman"/>
          </w:rPr>
          <w:t>-</w:t>
        </w:r>
      </w:ins>
      <w:ins w:id="313" w:author="Robert" w:date="2021-12-29T12:49:00Z">
        <w:r w:rsidR="00B10233">
          <w:rPr>
            <w:rFonts w:ascii="Times New Roman" w:hAnsi="Times New Roman" w:cs="Times New Roman"/>
          </w:rPr>
          <w:t xml:space="preserve"> and (</w:t>
        </w:r>
        <w:r w:rsidR="00B10233" w:rsidRPr="00B10233">
          <w:rPr>
            <w:rFonts w:ascii="Times New Roman" w:hAnsi="Times New Roman" w:cs="Times New Roman"/>
            <w:i/>
            <w:iCs/>
            <w:rPrChange w:id="314" w:author="Robert" w:date="2021-12-29T12:50:00Z">
              <w:rPr>
                <w:rFonts w:ascii="Times New Roman" w:hAnsi="Times New Roman" w:cs="Times New Roman"/>
              </w:rPr>
            </w:rPrChange>
          </w:rPr>
          <w:t>E</w:t>
        </w:r>
        <w:r w:rsidR="00B10233">
          <w:rPr>
            <w:rFonts w:ascii="Times New Roman" w:hAnsi="Times New Roman" w:cs="Times New Roman"/>
          </w:rPr>
          <w:t>)</w:t>
        </w:r>
      </w:ins>
      <w:ins w:id="315" w:author="Robert" w:date="2021-12-29T12:50:00Z">
        <w:r w:rsidR="00B10233">
          <w:rPr>
            <w:rFonts w:ascii="Times New Roman" w:hAnsi="Times New Roman" w:cs="Times New Roman"/>
          </w:rPr>
          <w:t>-</w:t>
        </w:r>
      </w:ins>
      <w:proofErr w:type="spellStart"/>
      <w:ins w:id="316" w:author="Robert" w:date="2021-12-29T12:49:00Z">
        <w:r w:rsidR="00B10233">
          <w:rPr>
            <w:rFonts w:ascii="Times New Roman" w:hAnsi="Times New Roman" w:cs="Times New Roman"/>
          </w:rPr>
          <w:t>furanoid</w:t>
        </w:r>
        <w:proofErr w:type="spellEnd"/>
        <w:r w:rsidR="00B10233">
          <w:rPr>
            <w:rFonts w:ascii="Times New Roman" w:hAnsi="Times New Roman" w:cs="Times New Roman"/>
          </w:rPr>
          <w:t xml:space="preserve"> linalool oxid</w:t>
        </w:r>
      </w:ins>
      <w:ins w:id="317" w:author="Robert" w:date="2021-12-29T12:50:00Z">
        <w:r w:rsidR="00B10233">
          <w:rPr>
            <w:rFonts w:ascii="Times New Roman" w:hAnsi="Times New Roman" w:cs="Times New Roman"/>
          </w:rPr>
          <w:t xml:space="preserve">es, </w:t>
        </w:r>
      </w:ins>
      <w:del w:id="318" w:author="Robert" w:date="2021-12-29T12:50:00Z">
        <w:r w:rsidR="005675E5" w:rsidDel="00B10233">
          <w:rPr>
            <w:rFonts w:ascii="Times New Roman" w:hAnsi="Times New Roman" w:cs="Times New Roman"/>
          </w:rPr>
          <w:delText xml:space="preserve"> two common aromatic compounds not identified from field-grown plants (</w:delText>
        </w:r>
      </w:del>
      <w:r w:rsidR="005675E5">
        <w:rPr>
          <w:rFonts w:ascii="Times New Roman" w:hAnsi="Times New Roman" w:cs="Times New Roman"/>
        </w:rPr>
        <w:t>benzyl alcohol</w:t>
      </w:r>
      <w:ins w:id="319" w:author="Robert" w:date="2021-12-29T12:50:00Z">
        <w:r w:rsidR="00B10233">
          <w:rPr>
            <w:rFonts w:ascii="Times New Roman" w:hAnsi="Times New Roman" w:cs="Times New Roman"/>
          </w:rPr>
          <w:t xml:space="preserve"> and</w:t>
        </w:r>
      </w:ins>
      <w:del w:id="320" w:author="Robert" w:date="2021-12-29T12:50:00Z">
        <w:r w:rsidR="005675E5" w:rsidDel="00B10233">
          <w:rPr>
            <w:rFonts w:ascii="Times New Roman" w:hAnsi="Times New Roman" w:cs="Times New Roman"/>
          </w:rPr>
          <w:delText>,</w:delText>
        </w:r>
      </w:del>
      <w:r w:rsidR="005675E5">
        <w:rPr>
          <w:rFonts w:ascii="Times New Roman" w:hAnsi="Times New Roman" w:cs="Times New Roman"/>
        </w:rPr>
        <w:t xml:space="preserve"> methyl salicylate</w:t>
      </w:r>
      <w:ins w:id="321" w:author="Robert" w:date="2021-12-29T12:51:00Z">
        <w:r w:rsidR="00B10233">
          <w:rPr>
            <w:rFonts w:ascii="Times New Roman" w:hAnsi="Times New Roman" w:cs="Times New Roman"/>
          </w:rPr>
          <w:t xml:space="preserve"> (Table S2</w:t>
        </w:r>
      </w:ins>
      <w:r w:rsidR="005675E5">
        <w:rPr>
          <w:rFonts w:ascii="Times New Roman" w:hAnsi="Times New Roman" w:cs="Times New Roman"/>
        </w:rPr>
        <w:t>)</w:t>
      </w:r>
      <w:ins w:id="322" w:author="Robert" w:date="2021-12-29T12:51:00Z">
        <w:r w:rsidR="00B10233">
          <w:rPr>
            <w:rFonts w:ascii="Times New Roman" w:hAnsi="Times New Roman" w:cs="Times New Roman"/>
          </w:rPr>
          <w:t>. Conversely</w:t>
        </w:r>
      </w:ins>
      <w:r w:rsidR="005675E5">
        <w:rPr>
          <w:rFonts w:ascii="Times New Roman" w:hAnsi="Times New Roman" w:cs="Times New Roman"/>
        </w:rPr>
        <w:t xml:space="preserve">, </w:t>
      </w:r>
      <w:ins w:id="323" w:author="Robert" w:date="2021-12-29T12:55:00Z">
        <w:r w:rsidR="0082233D">
          <w:rPr>
            <w:rFonts w:ascii="Times New Roman" w:hAnsi="Times New Roman" w:cs="Times New Roman"/>
          </w:rPr>
          <w:t>some</w:t>
        </w:r>
      </w:ins>
      <w:ins w:id="324" w:author="Robert" w:date="2021-12-29T12:54:00Z">
        <w:r w:rsidR="0082233D">
          <w:rPr>
            <w:rFonts w:ascii="Times New Roman" w:hAnsi="Times New Roman" w:cs="Times New Roman"/>
          </w:rPr>
          <w:t xml:space="preserve"> </w:t>
        </w:r>
      </w:ins>
      <w:ins w:id="325" w:author="Robert" w:date="2021-12-29T12:53:00Z">
        <w:r w:rsidR="00B10233">
          <w:rPr>
            <w:rFonts w:ascii="Times New Roman" w:hAnsi="Times New Roman" w:cs="Times New Roman"/>
          </w:rPr>
          <w:t>VOCs emitted at low-abundance by field-grown plants</w:t>
        </w:r>
      </w:ins>
      <w:ins w:id="326" w:author="Robert" w:date="2021-12-29T12:54:00Z">
        <w:r w:rsidR="00B10233">
          <w:rPr>
            <w:rFonts w:ascii="Times New Roman" w:hAnsi="Times New Roman" w:cs="Times New Roman"/>
          </w:rPr>
          <w:t xml:space="preserve">, including </w:t>
        </w:r>
      </w:ins>
      <w:ins w:id="327" w:author="Robert" w:date="2021-12-29T12:52:00Z">
        <w:r w:rsidR="00B10233">
          <w:rPr>
            <w:rFonts w:ascii="Times New Roman" w:hAnsi="Times New Roman" w:cs="Times New Roman"/>
          </w:rPr>
          <w:t>the (</w:t>
        </w:r>
        <w:r w:rsidR="00B10233" w:rsidRPr="00DA17C7">
          <w:rPr>
            <w:rFonts w:ascii="Times New Roman" w:hAnsi="Times New Roman" w:cs="Times New Roman"/>
            <w:i/>
            <w:iCs/>
          </w:rPr>
          <w:t>Z</w:t>
        </w:r>
        <w:r w:rsidR="00B10233">
          <w:rPr>
            <w:rFonts w:ascii="Times New Roman" w:hAnsi="Times New Roman" w:cs="Times New Roman"/>
          </w:rPr>
          <w:t>)- and (</w:t>
        </w:r>
        <w:r w:rsidR="00B10233" w:rsidRPr="00DA17C7">
          <w:rPr>
            <w:rFonts w:ascii="Times New Roman" w:hAnsi="Times New Roman" w:cs="Times New Roman"/>
            <w:i/>
            <w:iCs/>
          </w:rPr>
          <w:t>E</w:t>
        </w:r>
        <w:r w:rsidR="00B10233">
          <w:rPr>
            <w:rFonts w:ascii="Times New Roman" w:hAnsi="Times New Roman" w:cs="Times New Roman"/>
          </w:rPr>
          <w:t>)-</w:t>
        </w:r>
        <w:proofErr w:type="spellStart"/>
        <w:r w:rsidR="00B10233">
          <w:rPr>
            <w:rFonts w:ascii="Times New Roman" w:hAnsi="Times New Roman" w:cs="Times New Roman"/>
          </w:rPr>
          <w:t>pyranoid</w:t>
        </w:r>
        <w:proofErr w:type="spellEnd"/>
        <w:r w:rsidR="00B10233">
          <w:rPr>
            <w:rFonts w:ascii="Times New Roman" w:hAnsi="Times New Roman" w:cs="Times New Roman"/>
          </w:rPr>
          <w:t xml:space="preserve"> linalool oxides</w:t>
        </w:r>
      </w:ins>
      <w:ins w:id="328" w:author="Robert" w:date="2021-12-29T12:55:00Z">
        <w:r w:rsidR="0082233D">
          <w:rPr>
            <w:rFonts w:ascii="Times New Roman" w:hAnsi="Times New Roman" w:cs="Times New Roman"/>
          </w:rPr>
          <w:t>,</w:t>
        </w:r>
      </w:ins>
      <w:ins w:id="329" w:author="Robert" w:date="2021-12-29T12:54:00Z">
        <w:r w:rsidR="0082233D">
          <w:rPr>
            <w:rFonts w:ascii="Times New Roman" w:hAnsi="Times New Roman" w:cs="Times New Roman"/>
          </w:rPr>
          <w:t xml:space="preserve"> all </w:t>
        </w:r>
      </w:ins>
      <w:del w:id="330" w:author="Robert" w:date="2021-12-29T12:55:00Z">
        <w:r w:rsidR="005675E5" w:rsidDel="0082233D">
          <w:rPr>
            <w:rFonts w:ascii="Times New Roman" w:hAnsi="Times New Roman" w:cs="Times New Roman"/>
          </w:rPr>
          <w:delText xml:space="preserve">for the consistent presence of distinctive but low-abundance VOCs (methyl geranate, methyl farnesoate, jasmine lactone) and for the complete absence of </w:delText>
        </w:r>
      </w:del>
      <w:r w:rsidR="005675E5">
        <w:rPr>
          <w:rFonts w:ascii="Times New Roman" w:hAnsi="Times New Roman" w:cs="Times New Roman"/>
        </w:rPr>
        <w:t>PHE-derived compounds (2-phenylethanol, phenylacetaldehyde, nitrogenous aromatics)</w:t>
      </w:r>
      <w:ins w:id="331" w:author="Robert" w:date="2021-12-29T12:54:00Z">
        <w:r w:rsidR="0082233D">
          <w:rPr>
            <w:rFonts w:ascii="Times New Roman" w:hAnsi="Times New Roman" w:cs="Times New Roman"/>
          </w:rPr>
          <w:t xml:space="preserve"> a</w:t>
        </w:r>
      </w:ins>
      <w:ins w:id="332" w:author="Robert" w:date="2021-12-29T12:55:00Z">
        <w:r w:rsidR="0082233D">
          <w:rPr>
            <w:rFonts w:ascii="Times New Roman" w:hAnsi="Times New Roman" w:cs="Times New Roman"/>
          </w:rPr>
          <w:t xml:space="preserve">nd aliphatic aldoximes were absent in greenhouse-grown plants </w:t>
        </w:r>
      </w:ins>
      <w:r w:rsidR="005675E5">
        <w:rPr>
          <w:rFonts w:ascii="Times New Roman" w:hAnsi="Times New Roman" w:cs="Times New Roman"/>
        </w:rPr>
        <w:t>(</w:t>
      </w:r>
      <w:r w:rsidR="007F1339">
        <w:rPr>
          <w:rFonts w:ascii="Times New Roman" w:hAnsi="Times New Roman" w:cs="Times New Roman"/>
        </w:rPr>
        <w:t xml:space="preserve">Table </w:t>
      </w:r>
      <w:ins w:id="333" w:author="Robert" w:date="2021-12-29T12:39:00Z">
        <w:r w:rsidR="00A02D7E">
          <w:rPr>
            <w:rFonts w:ascii="Times New Roman" w:hAnsi="Times New Roman" w:cs="Times New Roman"/>
          </w:rPr>
          <w:t>S2</w:t>
        </w:r>
      </w:ins>
      <w:del w:id="334" w:author="Robert" w:date="2021-12-29T12:39:00Z">
        <w:r w:rsidR="004E28EC" w:rsidDel="00A02D7E">
          <w:rPr>
            <w:rFonts w:ascii="Times New Roman" w:hAnsi="Times New Roman" w:cs="Times New Roman"/>
          </w:rPr>
          <w:delText>3</w:delText>
        </w:r>
      </w:del>
      <w:r w:rsidR="005675E5">
        <w:rPr>
          <w:rFonts w:ascii="Times New Roman" w:hAnsi="Times New Roman" w:cs="Times New Roman"/>
        </w:rPr>
        <w:t xml:space="preserve">).  </w:t>
      </w:r>
    </w:p>
    <w:p w14:paraId="07EFD461" w14:textId="048B2CB1" w:rsidR="00D2147D" w:rsidRDefault="00D2147D" w:rsidP="000271D1">
      <w:pPr>
        <w:spacing w:line="480" w:lineRule="auto"/>
        <w:rPr>
          <w:rFonts w:ascii="Times New Roman" w:hAnsi="Times New Roman" w:cs="Times New Roman"/>
          <w:color w:val="000000" w:themeColor="text1"/>
        </w:rPr>
      </w:pPr>
    </w:p>
    <w:p w14:paraId="34B7BCC4" w14:textId="4492B2FB" w:rsidR="005675E5" w:rsidRDefault="0054492D" w:rsidP="000271D1">
      <w:pPr>
        <w:spacing w:line="480" w:lineRule="auto"/>
        <w:rPr>
          <w:rFonts w:ascii="Times New Roman" w:hAnsi="Times New Roman" w:cs="Times New Roman"/>
        </w:rPr>
      </w:pPr>
      <w:commentRangeStart w:id="335"/>
      <w:r>
        <w:rPr>
          <w:rFonts w:ascii="Times New Roman" w:hAnsi="Times New Roman" w:cs="Times New Roman"/>
          <w:i/>
          <w:iCs/>
        </w:rPr>
        <w:t>2.</w:t>
      </w:r>
      <w:r w:rsidR="00244E3E">
        <w:rPr>
          <w:rFonts w:ascii="Times New Roman" w:hAnsi="Times New Roman" w:cs="Times New Roman"/>
          <w:i/>
          <w:iCs/>
        </w:rPr>
        <w:t>5</w:t>
      </w:r>
      <w:r>
        <w:rPr>
          <w:rFonts w:ascii="Times New Roman" w:hAnsi="Times New Roman" w:cs="Times New Roman"/>
          <w:i/>
          <w:iCs/>
        </w:rPr>
        <w:t xml:space="preserve">. </w:t>
      </w:r>
      <w:r w:rsidR="005675E5" w:rsidRPr="00311B1E">
        <w:rPr>
          <w:rFonts w:ascii="Times New Roman" w:hAnsi="Times New Roman" w:cs="Times New Roman"/>
          <w:i/>
          <w:iCs/>
        </w:rPr>
        <w:t>The Many Roles of Linalool</w:t>
      </w:r>
      <w:commentRangeEnd w:id="335"/>
      <w:r w:rsidR="00687A53">
        <w:rPr>
          <w:rStyle w:val="CommentReference"/>
        </w:rPr>
        <w:commentReference w:id="335"/>
      </w:r>
    </w:p>
    <w:p w14:paraId="4C60F735" w14:textId="5FDD1933" w:rsidR="00D2147D" w:rsidRPr="0054492D" w:rsidRDefault="0054492D" w:rsidP="000271D1">
      <w:pPr>
        <w:spacing w:line="480" w:lineRule="auto"/>
        <w:rPr>
          <w:rFonts w:ascii="Times New Roman" w:hAnsi="Times New Roman" w:cs="Times New Roman"/>
          <w:i/>
          <w:iCs/>
          <w:color w:val="000000" w:themeColor="text1"/>
        </w:rPr>
      </w:pPr>
      <w:r w:rsidRPr="0054492D">
        <w:rPr>
          <w:rFonts w:ascii="Times New Roman" w:hAnsi="Times New Roman" w:cs="Times New Roman"/>
          <w:i/>
          <w:iCs/>
          <w:color w:val="000000" w:themeColor="text1"/>
        </w:rPr>
        <w:lastRenderedPageBreak/>
        <w:t>2.</w:t>
      </w:r>
      <w:r w:rsidR="00244E3E">
        <w:rPr>
          <w:rFonts w:ascii="Times New Roman" w:hAnsi="Times New Roman" w:cs="Times New Roman"/>
          <w:i/>
          <w:iCs/>
          <w:color w:val="000000" w:themeColor="text1"/>
        </w:rPr>
        <w:t>5</w:t>
      </w:r>
      <w:r w:rsidRPr="0054492D">
        <w:rPr>
          <w:rFonts w:ascii="Times New Roman" w:hAnsi="Times New Roman" w:cs="Times New Roman"/>
          <w:i/>
          <w:iCs/>
          <w:color w:val="000000" w:themeColor="text1"/>
        </w:rPr>
        <w:t xml:space="preserve">.1. </w:t>
      </w:r>
      <w:r w:rsidR="00D2147D" w:rsidRPr="0054492D">
        <w:rPr>
          <w:rFonts w:ascii="Times New Roman" w:hAnsi="Times New Roman" w:cs="Times New Roman"/>
          <w:i/>
          <w:iCs/>
          <w:color w:val="000000" w:themeColor="text1"/>
        </w:rPr>
        <w:t xml:space="preserve">Linalool </w:t>
      </w:r>
      <w:r w:rsidR="0064028F" w:rsidRPr="0054492D">
        <w:rPr>
          <w:rFonts w:ascii="Times New Roman" w:hAnsi="Times New Roman" w:cs="Times New Roman"/>
          <w:i/>
          <w:iCs/>
          <w:color w:val="000000" w:themeColor="text1"/>
        </w:rPr>
        <w:t>production</w:t>
      </w:r>
      <w:r w:rsidR="00D2147D" w:rsidRPr="0054492D">
        <w:rPr>
          <w:rFonts w:ascii="Times New Roman" w:hAnsi="Times New Roman" w:cs="Times New Roman"/>
          <w:i/>
          <w:iCs/>
          <w:color w:val="000000" w:themeColor="text1"/>
        </w:rPr>
        <w:t xml:space="preserve"> </w:t>
      </w:r>
      <w:r w:rsidR="0064028F" w:rsidRPr="0054492D">
        <w:rPr>
          <w:rFonts w:ascii="Times New Roman" w:hAnsi="Times New Roman" w:cs="Times New Roman"/>
          <w:i/>
          <w:iCs/>
          <w:color w:val="000000" w:themeColor="text1"/>
        </w:rPr>
        <w:t>and hawkmoth pollination</w:t>
      </w:r>
    </w:p>
    <w:p w14:paraId="5260F2E6" w14:textId="48D2B54F" w:rsidR="00773A37" w:rsidRDefault="00EE573C" w:rsidP="000271D1">
      <w:pPr>
        <w:spacing w:line="480" w:lineRule="auto"/>
        <w:ind w:firstLine="720"/>
        <w:rPr>
          <w:rFonts w:ascii="Times New Roman" w:hAnsi="Times New Roman" w:cs="Times New Roman"/>
          <w:shd w:val="clear" w:color="auto" w:fill="FCFCFC"/>
        </w:rPr>
      </w:pPr>
      <w:r w:rsidRPr="007F0099">
        <w:rPr>
          <w:rFonts w:ascii="Times New Roman" w:hAnsi="Times New Roman" w:cs="Times New Roman"/>
          <w:color w:val="000000"/>
        </w:rPr>
        <w:t>Linalool</w:t>
      </w:r>
      <w:r w:rsidRPr="007F0099">
        <w:rPr>
          <w:rFonts w:ascii="Times New Roman" w:hAnsi="Times New Roman" w:cs="Times New Roman"/>
          <w:color w:val="000000" w:themeColor="text1"/>
        </w:rPr>
        <w:t xml:space="preserve"> is a common floral volatile in night-blooming, hawkmoth-pollinated plants </w:t>
      </w:r>
      <w:r w:rsidRPr="007F0099">
        <w:rPr>
          <w:rFonts w:ascii="Times New Roman" w:hAnsi="Times New Roman" w:cs="Times New Roman"/>
          <w:noProof/>
          <w:color w:val="000000" w:themeColor="text1"/>
        </w:rPr>
        <w:t>(Kaiser, 1993; Knudsen and Tollsten, 1993; Raguso and Pichersky, 1999)</w:t>
      </w:r>
      <w:r w:rsidR="007F0099" w:rsidRPr="007F0099">
        <w:rPr>
          <w:rFonts w:ascii="Times New Roman" w:hAnsi="Times New Roman" w:cs="Times New Roman"/>
          <w:color w:val="000000" w:themeColor="text1"/>
        </w:rPr>
        <w:t xml:space="preserve">, including </w:t>
      </w:r>
      <w:r w:rsidR="0064028F" w:rsidRPr="007F0099">
        <w:rPr>
          <w:rFonts w:ascii="Times New Roman" w:hAnsi="Times New Roman" w:cs="Times New Roman"/>
          <w:color w:val="000000" w:themeColor="text1"/>
        </w:rPr>
        <w:t>long-</w:t>
      </w:r>
      <w:commentRangeStart w:id="336"/>
      <w:r w:rsidR="0064028F" w:rsidRPr="007F0099">
        <w:rPr>
          <w:rFonts w:ascii="Times New Roman" w:hAnsi="Times New Roman" w:cs="Times New Roman"/>
          <w:color w:val="000000" w:themeColor="text1"/>
        </w:rPr>
        <w:t>spurred orchids</w:t>
      </w:r>
      <w:r w:rsidR="0098123F" w:rsidRPr="007F0099">
        <w:rPr>
          <w:rFonts w:ascii="Times New Roman" w:hAnsi="Times New Roman" w:cs="Times New Roman"/>
          <w:color w:val="000000" w:themeColor="text1"/>
        </w:rPr>
        <w:t xml:space="preserve"> (</w:t>
      </w:r>
      <w:proofErr w:type="spellStart"/>
      <w:r w:rsidR="0098123F" w:rsidRPr="007F0099">
        <w:rPr>
          <w:rFonts w:ascii="Times New Roman" w:hAnsi="Times New Roman" w:cs="Times New Roman"/>
          <w:color w:val="000000" w:themeColor="text1"/>
        </w:rPr>
        <w:t>Orchidaceae</w:t>
      </w:r>
      <w:proofErr w:type="spellEnd"/>
      <w:r w:rsidR="0098123F" w:rsidRPr="007F0099">
        <w:rPr>
          <w:rFonts w:ascii="Times New Roman" w:hAnsi="Times New Roman" w:cs="Times New Roman"/>
          <w:color w:val="000000" w:themeColor="text1"/>
        </w:rPr>
        <w:t xml:space="preserve">; </w:t>
      </w:r>
      <w:proofErr w:type="spellStart"/>
      <w:r w:rsidR="0098123F" w:rsidRPr="007F0099">
        <w:rPr>
          <w:rFonts w:ascii="Times New Roman" w:hAnsi="Times New Roman" w:cs="Times New Roman"/>
          <w:color w:val="000000"/>
        </w:rPr>
        <w:t>Tollsten</w:t>
      </w:r>
      <w:proofErr w:type="spellEnd"/>
      <w:r w:rsidR="0098123F" w:rsidRPr="007F0099">
        <w:rPr>
          <w:rFonts w:ascii="Times New Roman" w:hAnsi="Times New Roman" w:cs="Times New Roman"/>
          <w:color w:val="000000"/>
        </w:rPr>
        <w:t xml:space="preserve"> and </w:t>
      </w:r>
      <w:proofErr w:type="spellStart"/>
      <w:r w:rsidR="0098123F" w:rsidRPr="007F0099">
        <w:rPr>
          <w:rFonts w:ascii="Times New Roman" w:hAnsi="Times New Roman" w:cs="Times New Roman"/>
          <w:color w:val="000000"/>
        </w:rPr>
        <w:t>Bergström</w:t>
      </w:r>
      <w:proofErr w:type="spellEnd"/>
      <w:r w:rsidR="0098123F" w:rsidRPr="007F0099">
        <w:rPr>
          <w:rFonts w:ascii="Times New Roman" w:hAnsi="Times New Roman" w:cs="Times New Roman"/>
          <w:color w:val="000000"/>
        </w:rPr>
        <w:t>, 1993)</w:t>
      </w:r>
      <w:r w:rsidR="0064028F" w:rsidRPr="007F0099">
        <w:rPr>
          <w:rFonts w:ascii="Times New Roman" w:hAnsi="Times New Roman" w:cs="Times New Roman"/>
          <w:color w:val="000000" w:themeColor="text1"/>
        </w:rPr>
        <w:t xml:space="preserve">, including </w:t>
      </w:r>
      <w:r w:rsidR="0098123F" w:rsidRPr="007F0099">
        <w:rPr>
          <w:rFonts w:ascii="Times New Roman" w:hAnsi="Times New Roman" w:cs="Times New Roman"/>
          <w:color w:val="000000" w:themeColor="text1"/>
        </w:rPr>
        <w:t>Darwin’s orchid</w:t>
      </w:r>
      <w:r w:rsidR="0098123F" w:rsidRPr="007F0099">
        <w:rPr>
          <w:rFonts w:ascii="Times New Roman" w:hAnsi="Times New Roman" w:cs="Times New Roman"/>
          <w:i/>
          <w:iCs/>
          <w:color w:val="000000" w:themeColor="text1"/>
        </w:rPr>
        <w:t xml:space="preserve"> </w:t>
      </w:r>
      <w:proofErr w:type="spellStart"/>
      <w:r w:rsidR="0064028F" w:rsidRPr="007F0099">
        <w:rPr>
          <w:rFonts w:ascii="Times New Roman" w:hAnsi="Times New Roman" w:cs="Times New Roman"/>
          <w:i/>
          <w:iCs/>
          <w:color w:val="000000" w:themeColor="text1"/>
        </w:rPr>
        <w:t>Angreaecum</w:t>
      </w:r>
      <w:proofErr w:type="spellEnd"/>
      <w:r w:rsidR="0064028F" w:rsidRPr="007F0099">
        <w:rPr>
          <w:rFonts w:ascii="Times New Roman" w:hAnsi="Times New Roman" w:cs="Times New Roman"/>
          <w:i/>
          <w:iCs/>
          <w:color w:val="000000" w:themeColor="text1"/>
        </w:rPr>
        <w:t xml:space="preserve"> </w:t>
      </w:r>
      <w:proofErr w:type="spellStart"/>
      <w:r w:rsidR="0064028F" w:rsidRPr="007F0099">
        <w:rPr>
          <w:rFonts w:ascii="Times New Roman" w:hAnsi="Times New Roman" w:cs="Times New Roman"/>
          <w:i/>
          <w:iCs/>
          <w:color w:val="000000" w:themeColor="text1"/>
        </w:rPr>
        <w:t>sesquipedale</w:t>
      </w:r>
      <w:proofErr w:type="spellEnd"/>
      <w:r w:rsidR="0064028F" w:rsidRPr="007F0099">
        <w:rPr>
          <w:rFonts w:ascii="Times New Roman" w:hAnsi="Times New Roman" w:cs="Times New Roman"/>
          <w:color w:val="000000" w:themeColor="text1"/>
        </w:rPr>
        <w:t xml:space="preserve"> </w:t>
      </w:r>
      <w:r w:rsidR="0098123F" w:rsidRPr="007F0099">
        <w:rPr>
          <w:rFonts w:ascii="Times New Roman" w:hAnsi="Times New Roman" w:cs="Times New Roman"/>
          <w:noProof/>
          <w:color w:val="000000" w:themeColor="text1"/>
        </w:rPr>
        <w:t>(Kaiser, 1993)</w:t>
      </w:r>
      <w:r w:rsidR="0064028F" w:rsidRPr="007F0099">
        <w:rPr>
          <w:rFonts w:ascii="Times New Roman" w:hAnsi="Times New Roman" w:cs="Times New Roman"/>
          <w:color w:val="000000" w:themeColor="text1"/>
        </w:rPr>
        <w:t xml:space="preserve">, </w:t>
      </w:r>
      <w:r w:rsidR="0017116A" w:rsidRPr="007F0099">
        <w:rPr>
          <w:rFonts w:ascii="Times New Roman" w:hAnsi="Times New Roman" w:cs="Times New Roman"/>
          <w:color w:val="000000" w:themeColor="text1"/>
        </w:rPr>
        <w:t>members of the tomato family</w:t>
      </w:r>
      <w:r w:rsidR="0064028F" w:rsidRPr="007F0099">
        <w:rPr>
          <w:rFonts w:ascii="Times New Roman" w:hAnsi="Times New Roman" w:cs="Times New Roman"/>
          <w:color w:val="000000" w:themeColor="text1"/>
        </w:rPr>
        <w:t xml:space="preserve"> (</w:t>
      </w:r>
      <w:proofErr w:type="gramStart"/>
      <w:r w:rsidR="005C1BD3" w:rsidRPr="007F0099">
        <w:rPr>
          <w:rFonts w:ascii="Times New Roman" w:hAnsi="Times New Roman" w:cs="Times New Roman"/>
          <w:color w:val="000000" w:themeColor="text1"/>
        </w:rPr>
        <w:t>Solanaceae;</w:t>
      </w:r>
      <w:proofErr w:type="gramEnd"/>
      <w:r w:rsidR="005C1BD3" w:rsidRPr="007F0099">
        <w:rPr>
          <w:rFonts w:ascii="Times New Roman" w:hAnsi="Times New Roman" w:cs="Times New Roman"/>
          <w:color w:val="000000" w:themeColor="text1"/>
        </w:rPr>
        <w:t xml:space="preserve"> e.g. </w:t>
      </w:r>
      <w:r w:rsidR="0017116A" w:rsidRPr="007F0099">
        <w:rPr>
          <w:rFonts w:ascii="Times New Roman" w:hAnsi="Times New Roman" w:cs="Times New Roman"/>
          <w:i/>
          <w:iCs/>
          <w:color w:val="000000" w:themeColor="text1"/>
        </w:rPr>
        <w:t xml:space="preserve">Datura </w:t>
      </w:r>
      <w:proofErr w:type="spellStart"/>
      <w:r w:rsidR="0017116A" w:rsidRPr="007F0099">
        <w:rPr>
          <w:rFonts w:ascii="Times New Roman" w:hAnsi="Times New Roman" w:cs="Times New Roman"/>
          <w:i/>
          <w:iCs/>
          <w:color w:val="000000" w:themeColor="text1"/>
        </w:rPr>
        <w:t>wrightii</w:t>
      </w:r>
      <w:proofErr w:type="spellEnd"/>
      <w:r w:rsidR="0017116A" w:rsidRPr="007F0099">
        <w:rPr>
          <w:rFonts w:ascii="Times New Roman" w:hAnsi="Times New Roman" w:cs="Times New Roman"/>
          <w:i/>
          <w:iCs/>
          <w:color w:val="000000" w:themeColor="text1"/>
        </w:rPr>
        <w:t xml:space="preserve">, </w:t>
      </w:r>
      <w:r w:rsidR="00E1600A">
        <w:rPr>
          <w:rFonts w:ascii="Times New Roman" w:hAnsi="Times New Roman" w:cs="Times New Roman"/>
          <w:noProof/>
          <w:color w:val="000000" w:themeColor="text1"/>
        </w:rPr>
        <w:t>Riffell et al., 2009</w:t>
      </w:r>
      <w:r w:rsidR="0017116A" w:rsidRPr="007F0099">
        <w:rPr>
          <w:rFonts w:ascii="Times New Roman" w:hAnsi="Times New Roman" w:cs="Times New Roman"/>
          <w:i/>
          <w:iCs/>
          <w:color w:val="000000" w:themeColor="text1"/>
        </w:rPr>
        <w:t xml:space="preserve"> </w:t>
      </w:r>
      <w:r w:rsidR="0064028F" w:rsidRPr="007F0099">
        <w:rPr>
          <w:rFonts w:ascii="Times New Roman" w:hAnsi="Times New Roman" w:cs="Times New Roman"/>
          <w:i/>
          <w:iCs/>
          <w:color w:val="000000" w:themeColor="text1"/>
        </w:rPr>
        <w:t xml:space="preserve">Nicotiana </w:t>
      </w:r>
      <w:r w:rsidR="0064028F" w:rsidRPr="007F0099">
        <w:rPr>
          <w:rFonts w:ascii="Times New Roman" w:hAnsi="Times New Roman" w:cs="Times New Roman"/>
          <w:color w:val="000000" w:themeColor="text1"/>
        </w:rPr>
        <w:t xml:space="preserve">spp., </w:t>
      </w:r>
      <w:r w:rsidR="0017116A" w:rsidRPr="007F0099">
        <w:rPr>
          <w:rFonts w:ascii="Times New Roman" w:hAnsi="Times New Roman" w:cs="Times New Roman"/>
          <w:noProof/>
          <w:color w:val="000000" w:themeColor="text1"/>
        </w:rPr>
        <w:t>Loughrin et al., 1990)</w:t>
      </w:r>
      <w:r w:rsidR="005C1BD3" w:rsidRPr="007F0099">
        <w:rPr>
          <w:rFonts w:ascii="Times New Roman" w:hAnsi="Times New Roman" w:cs="Times New Roman"/>
          <w:color w:val="000000" w:themeColor="text1"/>
        </w:rPr>
        <w:t>,</w:t>
      </w:r>
      <w:r w:rsidR="0064028F" w:rsidRPr="007F0099">
        <w:rPr>
          <w:rFonts w:ascii="Times New Roman" w:hAnsi="Times New Roman" w:cs="Times New Roman"/>
          <w:color w:val="000000" w:themeColor="text1"/>
        </w:rPr>
        <w:t xml:space="preserve"> </w:t>
      </w:r>
      <w:r w:rsidR="0098123F" w:rsidRPr="007F0099">
        <w:rPr>
          <w:rFonts w:ascii="Times New Roman" w:hAnsi="Times New Roman" w:cs="Times New Roman"/>
          <w:color w:val="000000" w:themeColor="text1"/>
        </w:rPr>
        <w:t>and jasmines (</w:t>
      </w:r>
      <w:r w:rsidR="005C1BD3" w:rsidRPr="007F0099">
        <w:rPr>
          <w:rFonts w:ascii="Times New Roman" w:hAnsi="Times New Roman" w:cs="Times New Roman"/>
          <w:color w:val="000000" w:themeColor="text1"/>
        </w:rPr>
        <w:t xml:space="preserve">Oleaceae; </w:t>
      </w:r>
      <w:r w:rsidR="0098123F" w:rsidRPr="007F0099">
        <w:rPr>
          <w:rFonts w:ascii="Times New Roman" w:hAnsi="Times New Roman" w:cs="Times New Roman"/>
          <w:i/>
          <w:iCs/>
          <w:color w:val="000000" w:themeColor="text1"/>
        </w:rPr>
        <w:t xml:space="preserve">Jasminum </w:t>
      </w:r>
      <w:r w:rsidR="0098123F" w:rsidRPr="007F0099">
        <w:rPr>
          <w:rFonts w:ascii="Times New Roman" w:hAnsi="Times New Roman" w:cs="Times New Roman"/>
          <w:color w:val="000000" w:themeColor="text1"/>
        </w:rPr>
        <w:t xml:space="preserve">spp., </w:t>
      </w:r>
      <w:r w:rsidR="0098123F" w:rsidRPr="007F0099">
        <w:rPr>
          <w:rFonts w:ascii="Times New Roman" w:hAnsi="Times New Roman" w:cs="Times New Roman"/>
          <w:noProof/>
          <w:color w:val="000000" w:themeColor="text1"/>
        </w:rPr>
        <w:t>Watanabe et al., 1993)</w:t>
      </w:r>
      <w:r w:rsidR="007F0099" w:rsidRPr="007F0099">
        <w:rPr>
          <w:rFonts w:ascii="Times New Roman" w:hAnsi="Times New Roman" w:cs="Times New Roman"/>
          <w:color w:val="000000" w:themeColor="text1"/>
        </w:rPr>
        <w:t xml:space="preserve">. </w:t>
      </w:r>
      <w:commentRangeEnd w:id="336"/>
      <w:r w:rsidR="00436958">
        <w:rPr>
          <w:rStyle w:val="CommentReference"/>
        </w:rPr>
        <w:commentReference w:id="336"/>
      </w:r>
      <w:r w:rsidR="007F0099" w:rsidRPr="007F0099">
        <w:rPr>
          <w:rFonts w:ascii="Times New Roman" w:hAnsi="Times New Roman" w:cs="Times New Roman"/>
          <w:color w:val="000000" w:themeColor="text1"/>
        </w:rPr>
        <w:t xml:space="preserve">Linalool has been shown to attract the widespread hawkmoth </w:t>
      </w:r>
      <w:r w:rsidR="007F0099" w:rsidRPr="007F0099">
        <w:rPr>
          <w:rFonts w:ascii="Times New Roman" w:hAnsi="Times New Roman" w:cs="Times New Roman"/>
          <w:i/>
          <w:iCs/>
          <w:color w:val="000000" w:themeColor="text1"/>
        </w:rPr>
        <w:t xml:space="preserve">Manduca </w:t>
      </w:r>
      <w:proofErr w:type="spellStart"/>
      <w:r w:rsidR="007F0099" w:rsidRPr="007F0099">
        <w:rPr>
          <w:rFonts w:ascii="Times New Roman" w:hAnsi="Times New Roman" w:cs="Times New Roman"/>
          <w:i/>
          <w:iCs/>
          <w:color w:val="000000" w:themeColor="text1"/>
        </w:rPr>
        <w:t>sexta</w:t>
      </w:r>
      <w:proofErr w:type="spellEnd"/>
      <w:r w:rsidR="007F0099" w:rsidRPr="007F0099">
        <w:rPr>
          <w:rFonts w:ascii="Times New Roman" w:hAnsi="Times New Roman" w:cs="Times New Roman"/>
          <w:color w:val="000000" w:themeColor="text1"/>
        </w:rPr>
        <w:t xml:space="preserve"> in behavioral assays</w:t>
      </w:r>
      <w:r w:rsidR="00E1600A">
        <w:rPr>
          <w:rFonts w:ascii="Times New Roman" w:hAnsi="Times New Roman" w:cs="Times New Roman"/>
          <w:color w:val="000000" w:themeColor="text1"/>
        </w:rPr>
        <w:t xml:space="preserve"> </w:t>
      </w:r>
      <w:r w:rsidR="00E1600A">
        <w:rPr>
          <w:rFonts w:ascii="Times New Roman" w:hAnsi="Times New Roman" w:cs="Times New Roman"/>
          <w:noProof/>
          <w:color w:val="000000" w:themeColor="text1"/>
        </w:rPr>
        <w:t>(Riffell et al., 2009)</w:t>
      </w:r>
      <w:r w:rsidR="00E16B55">
        <w:rPr>
          <w:rFonts w:ascii="Times New Roman" w:hAnsi="Times New Roman" w:cs="Times New Roman"/>
          <w:color w:val="000000" w:themeColor="text1"/>
        </w:rPr>
        <w:t xml:space="preserve">, which uses </w:t>
      </w:r>
      <w:r w:rsidR="00E16B55">
        <w:rPr>
          <w:rFonts w:ascii="Times New Roman" w:hAnsi="Times New Roman" w:cs="Times New Roman"/>
          <w:i/>
          <w:iCs/>
          <w:color w:val="000000" w:themeColor="text1"/>
        </w:rPr>
        <w:t xml:space="preserve">D. </w:t>
      </w:r>
      <w:proofErr w:type="spellStart"/>
      <w:r w:rsidR="00E16B55">
        <w:rPr>
          <w:rFonts w:ascii="Times New Roman" w:hAnsi="Times New Roman" w:cs="Times New Roman"/>
          <w:i/>
          <w:iCs/>
          <w:color w:val="000000" w:themeColor="text1"/>
        </w:rPr>
        <w:t>wrightii</w:t>
      </w:r>
      <w:proofErr w:type="spellEnd"/>
      <w:r w:rsidR="00E16B55">
        <w:rPr>
          <w:rFonts w:ascii="Times New Roman" w:hAnsi="Times New Roman" w:cs="Times New Roman"/>
          <w:i/>
          <w:iCs/>
          <w:color w:val="000000" w:themeColor="text1"/>
        </w:rPr>
        <w:t xml:space="preserve"> </w:t>
      </w:r>
      <w:r w:rsidR="00E16B55">
        <w:rPr>
          <w:rFonts w:ascii="Times New Roman" w:hAnsi="Times New Roman" w:cs="Times New Roman"/>
          <w:color w:val="000000" w:themeColor="text1"/>
        </w:rPr>
        <w:t>as both a nectar source and larval host</w:t>
      </w:r>
      <w:r w:rsidR="007F0099" w:rsidRPr="007F0099">
        <w:rPr>
          <w:rFonts w:ascii="Times New Roman" w:hAnsi="Times New Roman" w:cs="Times New Roman"/>
          <w:color w:val="000000" w:themeColor="text1"/>
        </w:rPr>
        <w:t xml:space="preserve">. </w:t>
      </w:r>
      <w:r w:rsidR="00773A37" w:rsidRPr="007F0099">
        <w:rPr>
          <w:rFonts w:ascii="Times New Roman" w:hAnsi="Times New Roman" w:cs="Times New Roman"/>
          <w:color w:val="000000" w:themeColor="text1"/>
        </w:rPr>
        <w:t xml:space="preserve">Variation in linalool has been documented in other species pollinated by hawkmoths. </w:t>
      </w:r>
      <w:r w:rsidR="0016038A">
        <w:rPr>
          <w:rFonts w:ascii="Times New Roman" w:hAnsi="Times New Roman" w:cs="Times New Roman"/>
          <w:color w:val="000000" w:themeColor="text1"/>
        </w:rPr>
        <w:t>For example, i</w:t>
      </w:r>
      <w:r w:rsidR="00773A37" w:rsidRPr="007F0099">
        <w:rPr>
          <w:rFonts w:ascii="Times New Roman" w:hAnsi="Times New Roman" w:cs="Times New Roman"/>
          <w:color w:val="000000" w:themeColor="text1"/>
        </w:rPr>
        <w:t xml:space="preserve">n </w:t>
      </w:r>
      <w:r w:rsidR="00773A37" w:rsidRPr="007F0099">
        <w:rPr>
          <w:rFonts w:ascii="Times New Roman" w:hAnsi="Times New Roman" w:cs="Times New Roman"/>
          <w:color w:val="000000"/>
        </w:rPr>
        <w:t xml:space="preserve">South African </w:t>
      </w:r>
      <w:r w:rsidR="00773A37" w:rsidRPr="007F0099">
        <w:rPr>
          <w:rFonts w:ascii="Times New Roman" w:hAnsi="Times New Roman" w:cs="Times New Roman"/>
          <w:i/>
          <w:iCs/>
          <w:color w:val="000000"/>
        </w:rPr>
        <w:t xml:space="preserve">Gladiolus </w:t>
      </w:r>
      <w:proofErr w:type="spellStart"/>
      <w:r w:rsidR="00773A37" w:rsidRPr="007F0099">
        <w:rPr>
          <w:rFonts w:ascii="Times New Roman" w:hAnsi="Times New Roman" w:cs="Times New Roman"/>
          <w:i/>
          <w:iCs/>
          <w:color w:val="000000"/>
        </w:rPr>
        <w:t>longicollis</w:t>
      </w:r>
      <w:proofErr w:type="spellEnd"/>
      <w:r w:rsidR="00773A37" w:rsidRPr="007F0099">
        <w:rPr>
          <w:rFonts w:ascii="Times New Roman" w:hAnsi="Times New Roman" w:cs="Times New Roman"/>
          <w:color w:val="000000"/>
        </w:rPr>
        <w:t xml:space="preserve"> (Iridaceae), positive directional selection on tube length results in populations with long or short morphs</w:t>
      </w:r>
      <w:r w:rsidR="0016038A">
        <w:rPr>
          <w:rFonts w:ascii="Times New Roman" w:hAnsi="Times New Roman" w:cs="Times New Roman"/>
          <w:color w:val="000000"/>
        </w:rPr>
        <w:t xml:space="preserve"> that </w:t>
      </w:r>
      <w:r w:rsidR="00773A37" w:rsidRPr="007F0099">
        <w:rPr>
          <w:rFonts w:ascii="Times New Roman" w:hAnsi="Times New Roman" w:cs="Times New Roman"/>
          <w:color w:val="000000"/>
        </w:rPr>
        <w:t xml:space="preserve">are pollinated by long- and short-tongued hawkmoths, respectively </w:t>
      </w:r>
      <w:r w:rsidR="00773A37" w:rsidRPr="007F0099">
        <w:rPr>
          <w:rFonts w:ascii="Times New Roman" w:hAnsi="Times New Roman" w:cs="Times New Roman"/>
          <w:noProof/>
          <w:color w:val="000000"/>
        </w:rPr>
        <w:t>(Anderson et al., 2010)</w:t>
      </w:r>
      <w:r w:rsidR="00773A37" w:rsidRPr="007F0099">
        <w:rPr>
          <w:rFonts w:ascii="Times New Roman" w:hAnsi="Times New Roman" w:cs="Times New Roman"/>
          <w:color w:val="000000"/>
        </w:rPr>
        <w:t xml:space="preserve">. Floral scent data collected in one population in a contact zone </w:t>
      </w:r>
      <w:r w:rsidR="00455906">
        <w:rPr>
          <w:rFonts w:ascii="Times New Roman" w:hAnsi="Times New Roman" w:cs="Times New Roman"/>
          <w:color w:val="000000"/>
        </w:rPr>
        <w:t>with</w:t>
      </w:r>
      <w:r w:rsidR="00773A37" w:rsidRPr="007F0099">
        <w:rPr>
          <w:rFonts w:ascii="Times New Roman" w:hAnsi="Times New Roman" w:cs="Times New Roman"/>
          <w:color w:val="000000"/>
        </w:rPr>
        <w:t xml:space="preserve"> both floral morphs revealed major differences in floral scent, whereby linalool was produced in plants with long floral tubes but not those with short floral tubes. Additional population-level sampling is needed to determine if floral scent differences are maintained beyond the contact zone and whether these differences contribute to different pollination ecotypes.</w:t>
      </w:r>
      <w:r w:rsidR="00C075A4" w:rsidRPr="007F0099">
        <w:rPr>
          <w:rFonts w:ascii="Times New Roman" w:hAnsi="Times New Roman" w:cs="Times New Roman"/>
          <w:color w:val="000000"/>
        </w:rPr>
        <w:t xml:space="preserve"> </w:t>
      </w:r>
      <w:r w:rsidR="00C075A4" w:rsidRPr="007F0099">
        <w:rPr>
          <w:rFonts w:ascii="Times New Roman" w:hAnsi="Times New Roman" w:cs="Times New Roman"/>
          <w:shd w:val="clear" w:color="auto" w:fill="FCFCFC"/>
        </w:rPr>
        <w:t xml:space="preserve">Geographic variation also has been documented in floral VOCs derived from linalool. In </w:t>
      </w:r>
      <w:r w:rsidR="00AD0842" w:rsidRPr="007F0099">
        <w:rPr>
          <w:rFonts w:ascii="Times New Roman" w:hAnsi="Times New Roman" w:cs="Times New Roman"/>
          <w:shd w:val="clear" w:color="auto" w:fill="FCFCFC"/>
        </w:rPr>
        <w:t>moth pollinated</w:t>
      </w:r>
      <w:r w:rsidR="00C075A4" w:rsidRPr="007F0099">
        <w:rPr>
          <w:rFonts w:ascii="Times New Roman" w:hAnsi="Times New Roman" w:cs="Times New Roman"/>
          <w:shd w:val="clear" w:color="auto" w:fill="FCFCFC"/>
        </w:rPr>
        <w:t xml:space="preserve"> </w:t>
      </w:r>
      <w:proofErr w:type="spellStart"/>
      <w:r w:rsidR="00C075A4" w:rsidRPr="007F0099">
        <w:rPr>
          <w:rFonts w:ascii="Times New Roman" w:hAnsi="Times New Roman" w:cs="Times New Roman"/>
          <w:i/>
          <w:iCs/>
          <w:shd w:val="clear" w:color="auto" w:fill="FCFCFC"/>
        </w:rPr>
        <w:t>Linanthus</w:t>
      </w:r>
      <w:proofErr w:type="spellEnd"/>
      <w:r w:rsidR="00C075A4" w:rsidRPr="007F0099">
        <w:rPr>
          <w:rFonts w:ascii="Times New Roman" w:hAnsi="Times New Roman" w:cs="Times New Roman"/>
          <w:i/>
          <w:iCs/>
          <w:shd w:val="clear" w:color="auto" w:fill="FCFCFC"/>
        </w:rPr>
        <w:t xml:space="preserve"> </w:t>
      </w:r>
      <w:proofErr w:type="spellStart"/>
      <w:r w:rsidR="00C075A4" w:rsidRPr="007F0099">
        <w:rPr>
          <w:rFonts w:ascii="Times New Roman" w:hAnsi="Times New Roman" w:cs="Times New Roman"/>
          <w:i/>
          <w:iCs/>
          <w:shd w:val="clear" w:color="auto" w:fill="FCFCFC"/>
        </w:rPr>
        <w:t>dichotamus</w:t>
      </w:r>
      <w:proofErr w:type="spellEnd"/>
      <w:r w:rsidR="00C075A4" w:rsidRPr="007F0099">
        <w:rPr>
          <w:rFonts w:ascii="Times New Roman" w:hAnsi="Times New Roman" w:cs="Times New Roman"/>
          <w:shd w:val="clear" w:color="auto" w:fill="FCFCFC"/>
        </w:rPr>
        <w:t xml:space="preserve"> </w:t>
      </w:r>
      <w:r w:rsidR="00CE714D" w:rsidRPr="007F0099">
        <w:rPr>
          <w:rFonts w:ascii="Times New Roman" w:hAnsi="Times New Roman" w:cs="Times New Roman"/>
        </w:rPr>
        <w:t>(Chess et al., 2008)</w:t>
      </w:r>
      <w:r w:rsidR="00C075A4" w:rsidRPr="007F0099">
        <w:rPr>
          <w:rFonts w:ascii="Times New Roman" w:hAnsi="Times New Roman" w:cs="Times New Roman"/>
          <w:iCs/>
          <w:shd w:val="clear" w:color="auto" w:fill="FCFCFC"/>
        </w:rPr>
        <w:t xml:space="preserve"> </w:t>
      </w:r>
      <w:r w:rsidR="00C075A4" w:rsidRPr="007F0099">
        <w:rPr>
          <w:rFonts w:ascii="Times New Roman" w:hAnsi="Times New Roman" w:cs="Times New Roman"/>
          <w:shd w:val="clear" w:color="auto" w:fill="FCFCFC"/>
        </w:rPr>
        <w:t>and</w:t>
      </w:r>
      <w:r w:rsidR="00C075A4" w:rsidRPr="007F0099">
        <w:rPr>
          <w:rFonts w:ascii="Times New Roman" w:hAnsi="Times New Roman" w:cs="Times New Roman"/>
          <w:i/>
          <w:iCs/>
          <w:shd w:val="clear" w:color="auto" w:fill="FCFCFC"/>
        </w:rPr>
        <w:t xml:space="preserve"> Abronia </w:t>
      </w:r>
      <w:proofErr w:type="spellStart"/>
      <w:r w:rsidR="00C075A4" w:rsidRPr="007F0099">
        <w:rPr>
          <w:rFonts w:ascii="Times New Roman" w:hAnsi="Times New Roman" w:cs="Times New Roman"/>
          <w:i/>
          <w:iCs/>
          <w:shd w:val="clear" w:color="auto" w:fill="FCFCFC"/>
        </w:rPr>
        <w:t>umbellata</w:t>
      </w:r>
      <w:proofErr w:type="spellEnd"/>
      <w:r w:rsidR="00C075A4" w:rsidRPr="007F0099">
        <w:rPr>
          <w:rFonts w:ascii="Times New Roman" w:hAnsi="Times New Roman" w:cs="Times New Roman"/>
          <w:i/>
          <w:iCs/>
          <w:shd w:val="clear" w:color="auto" w:fill="FCFCFC"/>
        </w:rPr>
        <w:t xml:space="preserve"> </w:t>
      </w:r>
      <w:r w:rsidR="00CE714D" w:rsidRPr="007F0099">
        <w:rPr>
          <w:rFonts w:ascii="Times New Roman" w:hAnsi="Times New Roman" w:cs="Times New Roman"/>
        </w:rPr>
        <w:t>(Doubleday et al., 2013)</w:t>
      </w:r>
      <w:r w:rsidR="00C075A4" w:rsidRPr="007F0099">
        <w:rPr>
          <w:rFonts w:ascii="Times New Roman" w:hAnsi="Times New Roman" w:cs="Times New Roman"/>
          <w:shd w:val="clear" w:color="auto" w:fill="FCFCFC"/>
        </w:rPr>
        <w:t xml:space="preserve"> in California and </w:t>
      </w:r>
      <w:r w:rsidR="00C075A4" w:rsidRPr="007F0099">
        <w:rPr>
          <w:rFonts w:ascii="Times New Roman" w:hAnsi="Times New Roman" w:cs="Times New Roman"/>
          <w:i/>
          <w:iCs/>
          <w:shd w:val="clear" w:color="auto" w:fill="FCFCFC"/>
        </w:rPr>
        <w:t xml:space="preserve">Silene latifolia </w:t>
      </w:r>
      <w:r w:rsidR="00C075A4" w:rsidRPr="007F0099">
        <w:rPr>
          <w:rFonts w:ascii="Times New Roman" w:hAnsi="Times New Roman" w:cs="Times New Roman"/>
          <w:iCs/>
          <w:shd w:val="clear" w:color="auto" w:fill="FCFCFC"/>
        </w:rPr>
        <w:t>and</w:t>
      </w:r>
      <w:r w:rsidR="00C075A4" w:rsidRPr="007F0099">
        <w:rPr>
          <w:rFonts w:ascii="Times New Roman" w:hAnsi="Times New Roman" w:cs="Times New Roman"/>
          <w:i/>
          <w:iCs/>
          <w:shd w:val="clear" w:color="auto" w:fill="FCFCFC"/>
        </w:rPr>
        <w:t xml:space="preserve"> S. </w:t>
      </w:r>
      <w:proofErr w:type="spellStart"/>
      <w:r w:rsidR="00C075A4" w:rsidRPr="007F0099">
        <w:rPr>
          <w:rFonts w:ascii="Times New Roman" w:hAnsi="Times New Roman" w:cs="Times New Roman"/>
          <w:i/>
          <w:iCs/>
          <w:shd w:val="clear" w:color="auto" w:fill="FCFCFC"/>
        </w:rPr>
        <w:t>otites</w:t>
      </w:r>
      <w:proofErr w:type="spellEnd"/>
      <w:r w:rsidR="00C075A4" w:rsidRPr="007F0099">
        <w:rPr>
          <w:rFonts w:ascii="Times New Roman" w:hAnsi="Times New Roman" w:cs="Times New Roman"/>
          <w:shd w:val="clear" w:color="auto" w:fill="FCFCFC"/>
        </w:rPr>
        <w:t xml:space="preserve"> </w:t>
      </w:r>
      <w:r w:rsidR="00CE714D" w:rsidRPr="007F0099">
        <w:rPr>
          <w:rFonts w:ascii="Times New Roman" w:hAnsi="Times New Roman" w:cs="Times New Roman"/>
        </w:rPr>
        <w:t>(</w:t>
      </w:r>
      <w:proofErr w:type="spellStart"/>
      <w:r w:rsidR="00CE714D" w:rsidRPr="007F0099">
        <w:rPr>
          <w:rFonts w:ascii="Times New Roman" w:hAnsi="Times New Roman" w:cs="Times New Roman"/>
        </w:rPr>
        <w:t>Dötterl</w:t>
      </w:r>
      <w:proofErr w:type="spellEnd"/>
      <w:r w:rsidR="00CE714D" w:rsidRPr="007F0099">
        <w:rPr>
          <w:rFonts w:ascii="Times New Roman" w:hAnsi="Times New Roman" w:cs="Times New Roman"/>
        </w:rPr>
        <w:t xml:space="preserve"> et al., 2005a; </w:t>
      </w:r>
      <w:proofErr w:type="spellStart"/>
      <w:r w:rsidR="00CE714D" w:rsidRPr="007F0099">
        <w:rPr>
          <w:rFonts w:ascii="Times New Roman" w:hAnsi="Times New Roman" w:cs="Times New Roman"/>
        </w:rPr>
        <w:t>Jhumur</w:t>
      </w:r>
      <w:proofErr w:type="spellEnd"/>
      <w:r w:rsidR="00CE714D" w:rsidRPr="007F0099">
        <w:rPr>
          <w:rFonts w:ascii="Times New Roman" w:hAnsi="Times New Roman" w:cs="Times New Roman"/>
        </w:rPr>
        <w:t xml:space="preserve"> et al., 2007)</w:t>
      </w:r>
      <w:r w:rsidR="00C075A4" w:rsidRPr="007F0099">
        <w:rPr>
          <w:rFonts w:ascii="Times New Roman" w:hAnsi="Times New Roman" w:cs="Times New Roman"/>
          <w:shd w:val="clear" w:color="auto" w:fill="FCFCFC"/>
        </w:rPr>
        <w:t xml:space="preserve"> in Europe, linalool is converted to lilac aldehydes and alcohols, which are known to attract noctuid moths but are less common than linalool in flowering plants </w:t>
      </w:r>
      <w:r w:rsidR="00CE714D" w:rsidRPr="007F0099">
        <w:rPr>
          <w:rFonts w:ascii="Times New Roman" w:hAnsi="Times New Roman" w:cs="Times New Roman"/>
        </w:rPr>
        <w:t>(</w:t>
      </w:r>
      <w:proofErr w:type="spellStart"/>
      <w:r w:rsidR="00CE714D" w:rsidRPr="007F0099">
        <w:rPr>
          <w:rFonts w:ascii="Times New Roman" w:hAnsi="Times New Roman" w:cs="Times New Roman"/>
        </w:rPr>
        <w:t>Dötterl</w:t>
      </w:r>
      <w:proofErr w:type="spellEnd"/>
      <w:r w:rsidR="00CE714D" w:rsidRPr="007F0099">
        <w:rPr>
          <w:rFonts w:ascii="Times New Roman" w:hAnsi="Times New Roman" w:cs="Times New Roman"/>
        </w:rPr>
        <w:t xml:space="preserve"> et al., 2006)</w:t>
      </w:r>
      <w:r w:rsidR="00C075A4" w:rsidRPr="007F0099">
        <w:rPr>
          <w:rFonts w:ascii="Times New Roman" w:hAnsi="Times New Roman" w:cs="Times New Roman"/>
          <w:shd w:val="clear" w:color="auto" w:fill="FCFCFC"/>
        </w:rPr>
        <w:t>.</w:t>
      </w:r>
      <w:r w:rsidR="001E0B0C" w:rsidRPr="001E0B0C">
        <w:rPr>
          <w:rFonts w:ascii="Times New Roman" w:eastAsia="Times New Roman" w:hAnsi="Times New Roman" w:cs="Times New Roman"/>
        </w:rPr>
        <w:t xml:space="preserve"> </w:t>
      </w:r>
      <w:r w:rsidR="001E0B0C" w:rsidRPr="00A91049">
        <w:rPr>
          <w:rFonts w:ascii="Times New Roman" w:eastAsia="Times New Roman" w:hAnsi="Times New Roman" w:cs="Times New Roman"/>
        </w:rPr>
        <w:t xml:space="preserve">Linalool can function as a pollinator attractant or as a defense compound when emitted from floral tissues </w:t>
      </w:r>
      <w:r w:rsidR="001E0B0C" w:rsidRPr="00A91049">
        <w:rPr>
          <w:rFonts w:ascii="Times New Roman" w:eastAsia="Times New Roman" w:hAnsi="Times New Roman" w:cs="Times New Roman"/>
          <w:noProof/>
        </w:rPr>
        <w:t xml:space="preserve">(Boachon et al., 2015; </w:t>
      </w:r>
      <w:r w:rsidR="001E0B0C" w:rsidRPr="00A91049">
        <w:rPr>
          <w:rFonts w:ascii="Times New Roman" w:eastAsia="Times New Roman" w:hAnsi="Times New Roman" w:cs="Times New Roman"/>
          <w:noProof/>
        </w:rPr>
        <w:lastRenderedPageBreak/>
        <w:t>Okamoto, 2017; Raguso, 2016; Reisenman et al., 2010)</w:t>
      </w:r>
      <w:r w:rsidR="001E0B0C" w:rsidRPr="00A91049">
        <w:rPr>
          <w:rFonts w:ascii="Times New Roman" w:eastAsia="Times New Roman" w:hAnsi="Times New Roman" w:cs="Times New Roman"/>
        </w:rPr>
        <w:t xml:space="preserve"> and has been implicated in both direct and indirect plant defenses when emitted from vegetative tissues </w:t>
      </w:r>
      <w:r w:rsidR="001E0B0C" w:rsidRPr="00A91049">
        <w:rPr>
          <w:rFonts w:ascii="Times New Roman" w:eastAsia="Times New Roman" w:hAnsi="Times New Roman" w:cs="Times New Roman"/>
          <w:noProof/>
        </w:rPr>
        <w:t>(Raguso, 2016)</w:t>
      </w:r>
      <w:r w:rsidR="001E0B0C">
        <w:rPr>
          <w:rFonts w:ascii="Times New Roman" w:eastAsia="Times New Roman" w:hAnsi="Times New Roman" w:cs="Times New Roman"/>
        </w:rPr>
        <w:t>, addressed in more detail below.</w:t>
      </w:r>
    </w:p>
    <w:p w14:paraId="15913087" w14:textId="73813E21" w:rsidR="00455906" w:rsidRDefault="00455906" w:rsidP="000271D1">
      <w:pPr>
        <w:spacing w:line="480" w:lineRule="auto"/>
        <w:ind w:firstLine="720"/>
        <w:rPr>
          <w:rFonts w:ascii="Times New Roman" w:hAnsi="Times New Roman" w:cs="Times New Roman"/>
          <w:color w:val="000000" w:themeColor="text1"/>
        </w:rPr>
      </w:pPr>
    </w:p>
    <w:p w14:paraId="65D7D775" w14:textId="4354732B" w:rsidR="00A0366A" w:rsidRPr="00AA67B0" w:rsidRDefault="00A0366A" w:rsidP="000271D1">
      <w:pPr>
        <w:spacing w:line="480" w:lineRule="auto"/>
        <w:rPr>
          <w:color w:val="000000"/>
        </w:rPr>
      </w:pPr>
      <w:commentRangeStart w:id="337"/>
      <w:r w:rsidRPr="0054492D">
        <w:rPr>
          <w:rFonts w:ascii="Times New Roman" w:hAnsi="Times New Roman" w:cs="Times New Roman"/>
          <w:i/>
          <w:iCs/>
          <w:color w:val="000000" w:themeColor="text1"/>
        </w:rPr>
        <w:t>2.</w:t>
      </w:r>
      <w:r>
        <w:rPr>
          <w:rFonts w:ascii="Times New Roman" w:hAnsi="Times New Roman" w:cs="Times New Roman"/>
          <w:i/>
          <w:iCs/>
          <w:color w:val="000000" w:themeColor="text1"/>
        </w:rPr>
        <w:t>5</w:t>
      </w:r>
      <w:r w:rsidRPr="0054492D">
        <w:rPr>
          <w:rFonts w:ascii="Times New Roman" w:hAnsi="Times New Roman" w:cs="Times New Roman"/>
          <w:i/>
          <w:iCs/>
          <w:color w:val="000000" w:themeColor="text1"/>
        </w:rPr>
        <w:t>.</w:t>
      </w:r>
      <w:r>
        <w:rPr>
          <w:rFonts w:ascii="Times New Roman" w:hAnsi="Times New Roman" w:cs="Times New Roman"/>
          <w:i/>
          <w:iCs/>
          <w:color w:val="000000" w:themeColor="text1"/>
        </w:rPr>
        <w:t xml:space="preserve">2. </w:t>
      </w:r>
      <w:r>
        <w:rPr>
          <w:rFonts w:ascii="Times New Roman" w:hAnsi="Times New Roman" w:cs="Times New Roman"/>
          <w:i/>
          <w:iCs/>
          <w:color w:val="000000"/>
        </w:rPr>
        <w:t>Linalool and</w:t>
      </w:r>
      <w:r w:rsidRPr="00311B1E">
        <w:rPr>
          <w:rFonts w:ascii="Times New Roman" w:hAnsi="Times New Roman" w:cs="Times New Roman"/>
          <w:i/>
          <w:iCs/>
          <w:color w:val="000000"/>
        </w:rPr>
        <w:t xml:space="preserve"> Floral Antagonists</w:t>
      </w:r>
      <w:commentRangeEnd w:id="337"/>
      <w:r w:rsidR="00687A53">
        <w:rPr>
          <w:rStyle w:val="CommentReference"/>
        </w:rPr>
        <w:commentReference w:id="337"/>
      </w:r>
    </w:p>
    <w:p w14:paraId="24719F23" w14:textId="18E62DF5" w:rsidR="00A0366A" w:rsidRPr="0083146A" w:rsidRDefault="00A0366A" w:rsidP="000271D1">
      <w:pPr>
        <w:spacing w:line="480" w:lineRule="auto"/>
        <w:ind w:firstLine="720"/>
        <w:rPr>
          <w:rFonts w:ascii="Times New Roman" w:hAnsi="Times New Roman" w:cs="Times New Roman"/>
          <w:shd w:val="clear" w:color="auto" w:fill="FCFCFC"/>
        </w:rPr>
      </w:pPr>
      <w:r>
        <w:rPr>
          <w:rFonts w:ascii="Times New Roman" w:hAnsi="Times New Roman" w:cs="Times New Roman"/>
          <w:color w:val="000000" w:themeColor="text1"/>
        </w:rPr>
        <w:t xml:space="preserve">While many studies of floral trait variation have invoked pollinator-mediated selection, floral antagonists use some of the same traits to locate resources, with opposing impacts on fitness. The role of floral antagonists in generating floral trait diversity is relatively understudied but has been documented </w:t>
      </w:r>
      <w:r w:rsidRPr="009A326E">
        <w:rPr>
          <w:rFonts w:ascii="Times New Roman" w:hAnsi="Times New Roman" w:cs="Times New Roman"/>
          <w:color w:val="000000" w:themeColor="text1"/>
        </w:rPr>
        <w:t>(</w:t>
      </w:r>
      <w:proofErr w:type="spellStart"/>
      <w:r w:rsidRPr="009A326E">
        <w:rPr>
          <w:rFonts w:ascii="Times New Roman" w:hAnsi="Times New Roman" w:cs="Times New Roman"/>
          <w:color w:val="000000" w:themeColor="text1"/>
        </w:rPr>
        <w:t>Suchet</w:t>
      </w:r>
      <w:proofErr w:type="spellEnd"/>
      <w:r w:rsidRPr="009A326E">
        <w:rPr>
          <w:rFonts w:ascii="Times New Roman" w:hAnsi="Times New Roman" w:cs="Times New Roman"/>
          <w:color w:val="000000" w:themeColor="text1"/>
        </w:rPr>
        <w:t xml:space="preserve"> et al. 2011, Galen et al. 2011)</w:t>
      </w:r>
      <w:r>
        <w:rPr>
          <w:rFonts w:ascii="Times New Roman" w:hAnsi="Times New Roman" w:cs="Times New Roman"/>
          <w:color w:val="000000" w:themeColor="text1"/>
        </w:rPr>
        <w:t xml:space="preserve"> and it is possible that variation in scent in </w:t>
      </w:r>
      <w:r>
        <w:rPr>
          <w:rFonts w:ascii="Times New Roman" w:hAnsi="Times New Roman" w:cs="Times New Roman"/>
          <w:i/>
          <w:iCs/>
          <w:color w:val="000000" w:themeColor="text1"/>
        </w:rPr>
        <w:t xml:space="preserve">O. </w:t>
      </w:r>
      <w:proofErr w:type="spellStart"/>
      <w:r>
        <w:rPr>
          <w:rFonts w:ascii="Times New Roman" w:hAnsi="Times New Roman" w:cs="Times New Roman"/>
          <w:i/>
          <w:iCs/>
          <w:color w:val="000000" w:themeColor="text1"/>
        </w:rPr>
        <w:t>harringtonii</w:t>
      </w:r>
      <w:proofErr w:type="spellEnd"/>
      <w:r>
        <w:rPr>
          <w:rFonts w:ascii="Times New Roman" w:hAnsi="Times New Roman" w:cs="Times New Roman"/>
          <w:color w:val="000000" w:themeColor="text1"/>
        </w:rPr>
        <w:t xml:space="preserve"> may be the result of selection by antagonists that are attracted or deterred by specific </w:t>
      </w:r>
      <w:r w:rsidRPr="009A326E">
        <w:rPr>
          <w:rFonts w:ascii="Times New Roman" w:hAnsi="Times New Roman" w:cs="Times New Roman"/>
          <w:color w:val="000000" w:themeColor="text1"/>
        </w:rPr>
        <w:t xml:space="preserve">compounds or </w:t>
      </w:r>
      <w:r w:rsidRPr="00F55DFB">
        <w:rPr>
          <w:rFonts w:ascii="Times New Roman" w:hAnsi="Times New Roman" w:cs="Times New Roman"/>
          <w:color w:val="000000" w:themeColor="text1"/>
        </w:rPr>
        <w:t>bouquets.</w:t>
      </w:r>
      <w:r w:rsidRPr="00F55DFB">
        <w:rPr>
          <w:rFonts w:ascii="Times New Roman" w:eastAsia="Times New Roman" w:hAnsi="Times New Roman" w:cs="Times New Roman"/>
        </w:rPr>
        <w:t xml:space="preserve"> </w:t>
      </w:r>
      <w:r w:rsidRPr="00F55DFB">
        <w:rPr>
          <w:rFonts w:ascii="Times New Roman" w:hAnsi="Times New Roman" w:cs="Times New Roman"/>
          <w:i/>
          <w:iCs/>
          <w:shd w:val="clear" w:color="auto" w:fill="FCFCFC"/>
        </w:rPr>
        <w:t xml:space="preserve">O. </w:t>
      </w:r>
      <w:proofErr w:type="spellStart"/>
      <w:r w:rsidRPr="00F55DFB">
        <w:rPr>
          <w:rFonts w:ascii="Times New Roman" w:hAnsi="Times New Roman" w:cs="Times New Roman"/>
          <w:i/>
          <w:iCs/>
          <w:shd w:val="clear" w:color="auto" w:fill="FCFCFC"/>
        </w:rPr>
        <w:t>harringtonii</w:t>
      </w:r>
      <w:proofErr w:type="spellEnd"/>
      <w:r w:rsidRPr="009A326E">
        <w:rPr>
          <w:rFonts w:ascii="Times New Roman" w:hAnsi="Times New Roman" w:cs="Times New Roman"/>
          <w:i/>
          <w:iCs/>
          <w:shd w:val="clear" w:color="auto" w:fill="FCFCFC"/>
        </w:rPr>
        <w:t xml:space="preserve"> </w:t>
      </w:r>
      <w:r w:rsidRPr="009A326E">
        <w:rPr>
          <w:rFonts w:ascii="Times New Roman" w:hAnsi="Times New Roman" w:cs="Times New Roman"/>
          <w:shd w:val="clear" w:color="auto" w:fill="FCFCFC"/>
        </w:rPr>
        <w:t xml:space="preserve">is a known larval host for </w:t>
      </w:r>
      <w:r w:rsidRPr="009A326E">
        <w:rPr>
          <w:rFonts w:ascii="Times New Roman" w:hAnsi="Times New Roman" w:cs="Times New Roman"/>
          <w:i/>
          <w:iCs/>
          <w:shd w:val="clear" w:color="auto" w:fill="FCFCFC"/>
        </w:rPr>
        <w:t xml:space="preserve">H. </w:t>
      </w:r>
      <w:proofErr w:type="spellStart"/>
      <w:r w:rsidRPr="009A326E">
        <w:rPr>
          <w:rFonts w:ascii="Times New Roman" w:hAnsi="Times New Roman" w:cs="Times New Roman"/>
          <w:i/>
          <w:iCs/>
          <w:shd w:val="clear" w:color="auto" w:fill="FCFCFC"/>
        </w:rPr>
        <w:t>lineata</w:t>
      </w:r>
      <w:proofErr w:type="spellEnd"/>
      <w:r w:rsidRPr="009A326E">
        <w:rPr>
          <w:rFonts w:ascii="Times New Roman" w:hAnsi="Times New Roman" w:cs="Times New Roman"/>
          <w:i/>
          <w:iCs/>
          <w:shd w:val="clear" w:color="auto" w:fill="FCFCFC"/>
        </w:rPr>
        <w:t xml:space="preserve"> </w:t>
      </w:r>
      <w:r w:rsidRPr="009A326E">
        <w:rPr>
          <w:rFonts w:ascii="Times New Roman" w:hAnsi="Times New Roman" w:cs="Times New Roman"/>
          <w:shd w:val="clear" w:color="auto" w:fill="FCFCFC"/>
        </w:rPr>
        <w:t xml:space="preserve">(caterpillars consume flower buds and to a lesser extent leaves) and </w:t>
      </w:r>
      <w:proofErr w:type="spellStart"/>
      <w:r w:rsidRPr="009A326E">
        <w:rPr>
          <w:rFonts w:ascii="Times New Roman" w:hAnsi="Times New Roman" w:cs="Times New Roman"/>
          <w:i/>
          <w:iCs/>
          <w:shd w:val="clear" w:color="auto" w:fill="FCFCFC"/>
        </w:rPr>
        <w:t>Mompha</w:t>
      </w:r>
      <w:proofErr w:type="spellEnd"/>
      <w:r w:rsidRPr="009A326E">
        <w:rPr>
          <w:rFonts w:ascii="Times New Roman" w:hAnsi="Times New Roman" w:cs="Times New Roman"/>
          <w:i/>
          <w:iCs/>
          <w:shd w:val="clear" w:color="auto" w:fill="FCFCFC"/>
        </w:rPr>
        <w:t xml:space="preserve"> </w:t>
      </w:r>
      <w:proofErr w:type="spellStart"/>
      <w:r w:rsidRPr="009A326E">
        <w:rPr>
          <w:rFonts w:ascii="Times New Roman" w:hAnsi="Times New Roman" w:cs="Times New Roman"/>
          <w:i/>
          <w:iCs/>
          <w:shd w:val="clear" w:color="auto" w:fill="FCFCFC"/>
        </w:rPr>
        <w:t>definitella</w:t>
      </w:r>
      <w:proofErr w:type="spellEnd"/>
      <w:r w:rsidRPr="009A326E">
        <w:rPr>
          <w:rFonts w:ascii="Times New Roman" w:hAnsi="Times New Roman" w:cs="Times New Roman"/>
          <w:i/>
          <w:iCs/>
          <w:shd w:val="clear" w:color="auto" w:fill="FCFCFC"/>
        </w:rPr>
        <w:t xml:space="preserve"> </w:t>
      </w:r>
      <w:r w:rsidRPr="009A326E">
        <w:rPr>
          <w:rFonts w:ascii="Times New Roman" w:hAnsi="Times New Roman" w:cs="Times New Roman"/>
          <w:shd w:val="clear" w:color="auto" w:fill="FCFCFC"/>
        </w:rPr>
        <w:t xml:space="preserve">(caterpillars are seed predators), both of which are likely to locate floral resources via fragrance. </w:t>
      </w:r>
      <w:r>
        <w:rPr>
          <w:rFonts w:ascii="Times New Roman" w:hAnsi="Times New Roman" w:cs="Times New Roman"/>
          <w:shd w:val="clear" w:color="auto" w:fill="FCFCFC"/>
        </w:rPr>
        <w:t xml:space="preserve">Female </w:t>
      </w:r>
      <w:r>
        <w:rPr>
          <w:rFonts w:ascii="Times New Roman" w:hAnsi="Times New Roman" w:cs="Times New Roman"/>
          <w:i/>
          <w:iCs/>
          <w:shd w:val="clear" w:color="auto" w:fill="FCFCFC"/>
        </w:rPr>
        <w:t xml:space="preserve">H. </w:t>
      </w:r>
      <w:proofErr w:type="spellStart"/>
      <w:r>
        <w:rPr>
          <w:rFonts w:ascii="Times New Roman" w:hAnsi="Times New Roman" w:cs="Times New Roman"/>
          <w:i/>
          <w:iCs/>
          <w:shd w:val="clear" w:color="auto" w:fill="FCFCFC"/>
        </w:rPr>
        <w:t>lineata</w:t>
      </w:r>
      <w:proofErr w:type="spellEnd"/>
      <w:r>
        <w:rPr>
          <w:rFonts w:ascii="Times New Roman" w:hAnsi="Times New Roman" w:cs="Times New Roman"/>
          <w:i/>
          <w:iCs/>
          <w:shd w:val="clear" w:color="auto" w:fill="FCFCFC"/>
        </w:rPr>
        <w:t xml:space="preserve"> </w:t>
      </w:r>
      <w:r>
        <w:rPr>
          <w:rFonts w:ascii="Times New Roman" w:hAnsi="Times New Roman" w:cs="Times New Roman"/>
          <w:shd w:val="clear" w:color="auto" w:fill="FCFCFC"/>
        </w:rPr>
        <w:t xml:space="preserve">have been observed to oviposit while </w:t>
      </w:r>
      <w:proofErr w:type="spellStart"/>
      <w:r>
        <w:rPr>
          <w:rFonts w:ascii="Times New Roman" w:hAnsi="Times New Roman" w:cs="Times New Roman"/>
          <w:shd w:val="clear" w:color="auto" w:fill="FCFCFC"/>
        </w:rPr>
        <w:t>nectaring</w:t>
      </w:r>
      <w:proofErr w:type="spellEnd"/>
      <w:r>
        <w:rPr>
          <w:rFonts w:ascii="Times New Roman" w:hAnsi="Times New Roman" w:cs="Times New Roman"/>
          <w:shd w:val="clear" w:color="auto" w:fill="FCFCFC"/>
        </w:rPr>
        <w:t xml:space="preserve"> and their larvae eat flower buds and sometimes leaves of </w:t>
      </w:r>
      <w:r w:rsidRPr="004A2788">
        <w:rPr>
          <w:rFonts w:ascii="Times New Roman" w:hAnsi="Times New Roman" w:cs="Times New Roman"/>
          <w:i/>
          <w:iCs/>
          <w:shd w:val="clear" w:color="auto" w:fill="FCFCFC"/>
        </w:rPr>
        <w:t xml:space="preserve">O. </w:t>
      </w:r>
      <w:proofErr w:type="spellStart"/>
      <w:r w:rsidRPr="004A2788">
        <w:rPr>
          <w:rFonts w:ascii="Times New Roman" w:hAnsi="Times New Roman" w:cs="Times New Roman"/>
          <w:i/>
          <w:iCs/>
          <w:shd w:val="clear" w:color="auto" w:fill="FCFCFC"/>
        </w:rPr>
        <w:t>harringtonii</w:t>
      </w:r>
      <w:proofErr w:type="spellEnd"/>
      <w:r>
        <w:rPr>
          <w:rFonts w:ascii="Times New Roman" w:hAnsi="Times New Roman" w:cs="Times New Roman"/>
          <w:shd w:val="clear" w:color="auto" w:fill="FCFCFC"/>
        </w:rPr>
        <w:t xml:space="preserve">, as has been shown for </w:t>
      </w:r>
      <w:r w:rsidRPr="004A2788">
        <w:rPr>
          <w:rFonts w:ascii="Times New Roman" w:hAnsi="Times New Roman" w:cs="Times New Roman"/>
          <w:i/>
          <w:iCs/>
          <w:shd w:val="clear" w:color="auto" w:fill="FCFCFC"/>
        </w:rPr>
        <w:t xml:space="preserve">O. </w:t>
      </w:r>
      <w:proofErr w:type="spellStart"/>
      <w:r w:rsidRPr="004A2788">
        <w:rPr>
          <w:rFonts w:ascii="Times New Roman" w:hAnsi="Times New Roman" w:cs="Times New Roman"/>
          <w:i/>
          <w:iCs/>
          <w:shd w:val="clear" w:color="auto" w:fill="FCFCFC"/>
        </w:rPr>
        <w:t>cespitosa</w:t>
      </w:r>
      <w:proofErr w:type="spellEnd"/>
      <w:r>
        <w:rPr>
          <w:rFonts w:ascii="Times New Roman" w:hAnsi="Times New Roman" w:cs="Times New Roman"/>
          <w:shd w:val="clear" w:color="auto" w:fill="FCFCFC"/>
        </w:rPr>
        <w:t xml:space="preserve"> in western USA </w:t>
      </w:r>
      <w:r>
        <w:rPr>
          <w:rFonts w:ascii="Times New Roman" w:hAnsi="Times New Roman" w:cs="Times New Roman"/>
          <w:noProof/>
          <w:shd w:val="clear" w:color="auto" w:fill="FCFCFC"/>
        </w:rPr>
        <w:t>(Artz et al., 2010)</w:t>
      </w:r>
      <w:r>
        <w:rPr>
          <w:rFonts w:ascii="Times New Roman" w:hAnsi="Times New Roman" w:cs="Times New Roman"/>
          <w:shd w:val="clear" w:color="auto" w:fill="FCFCFC"/>
        </w:rPr>
        <w:t xml:space="preserve">. Members of the </w:t>
      </w:r>
      <w:proofErr w:type="spellStart"/>
      <w:r>
        <w:rPr>
          <w:rFonts w:ascii="Times New Roman" w:hAnsi="Times New Roman" w:cs="Times New Roman"/>
          <w:shd w:val="clear" w:color="auto" w:fill="FCFCFC"/>
        </w:rPr>
        <w:t>Onagraceae</w:t>
      </w:r>
      <w:proofErr w:type="spellEnd"/>
      <w:r>
        <w:rPr>
          <w:rFonts w:ascii="Times New Roman" w:hAnsi="Times New Roman" w:cs="Times New Roman"/>
          <w:shd w:val="clear" w:color="auto" w:fill="FCFCFC"/>
        </w:rPr>
        <w:t xml:space="preserve"> are a known host for </w:t>
      </w:r>
      <w:proofErr w:type="spellStart"/>
      <w:r>
        <w:rPr>
          <w:rFonts w:ascii="Times New Roman" w:hAnsi="Times New Roman" w:cs="Times New Roman"/>
          <w:shd w:val="clear" w:color="auto" w:fill="FCFCFC"/>
        </w:rPr>
        <w:t>microlepidopteran</w:t>
      </w:r>
      <w:proofErr w:type="spellEnd"/>
      <w:r>
        <w:rPr>
          <w:rFonts w:ascii="Times New Roman" w:hAnsi="Times New Roman" w:cs="Times New Roman"/>
          <w:shd w:val="clear" w:color="auto" w:fill="FCFCFC"/>
        </w:rPr>
        <w:t xml:space="preserve"> moths in the genus </w:t>
      </w:r>
      <w:proofErr w:type="spellStart"/>
      <w:r>
        <w:rPr>
          <w:rFonts w:ascii="Times New Roman" w:hAnsi="Times New Roman" w:cs="Times New Roman"/>
          <w:i/>
          <w:iCs/>
          <w:shd w:val="clear" w:color="auto" w:fill="FCFCFC"/>
        </w:rPr>
        <w:t>Mompha</w:t>
      </w:r>
      <w:proofErr w:type="spellEnd"/>
      <w:r>
        <w:rPr>
          <w:rFonts w:ascii="Times New Roman" w:hAnsi="Times New Roman" w:cs="Times New Roman"/>
          <w:i/>
          <w:iCs/>
          <w:shd w:val="clear" w:color="auto" w:fill="FCFCFC"/>
        </w:rPr>
        <w:t xml:space="preserve">, </w:t>
      </w:r>
      <w:r>
        <w:rPr>
          <w:rFonts w:ascii="Times New Roman" w:hAnsi="Times New Roman" w:cs="Times New Roman"/>
          <w:shd w:val="clear" w:color="auto" w:fill="FCFCFC"/>
        </w:rPr>
        <w:t xml:space="preserve">and </w:t>
      </w:r>
      <w:r>
        <w:rPr>
          <w:rFonts w:ascii="Times New Roman" w:hAnsi="Times New Roman" w:cs="Times New Roman"/>
          <w:i/>
          <w:iCs/>
          <w:shd w:val="clear" w:color="auto" w:fill="FCFCFC"/>
        </w:rPr>
        <w:t xml:space="preserve">M. </w:t>
      </w:r>
      <w:proofErr w:type="spellStart"/>
      <w:r>
        <w:rPr>
          <w:rFonts w:ascii="Times New Roman" w:hAnsi="Times New Roman" w:cs="Times New Roman"/>
          <w:i/>
          <w:iCs/>
          <w:shd w:val="clear" w:color="auto" w:fill="FCFCFC"/>
        </w:rPr>
        <w:t>definitella</w:t>
      </w:r>
      <w:proofErr w:type="spellEnd"/>
      <w:r>
        <w:rPr>
          <w:rFonts w:ascii="Times New Roman" w:hAnsi="Times New Roman" w:cs="Times New Roman"/>
          <w:i/>
          <w:iCs/>
          <w:shd w:val="clear" w:color="auto" w:fill="FCFCFC"/>
        </w:rPr>
        <w:t xml:space="preserve"> </w:t>
      </w:r>
      <w:r>
        <w:rPr>
          <w:rFonts w:ascii="Times New Roman" w:hAnsi="Times New Roman" w:cs="Times New Roman"/>
          <w:shd w:val="clear" w:color="auto" w:fill="FCFCFC"/>
        </w:rPr>
        <w:t xml:space="preserve">females oviposit in </w:t>
      </w:r>
      <w:r w:rsidR="00683BC8">
        <w:rPr>
          <w:rFonts w:ascii="Times New Roman" w:hAnsi="Times New Roman" w:cs="Times New Roman"/>
          <w:shd w:val="clear" w:color="auto" w:fill="FCFCFC"/>
        </w:rPr>
        <w:t xml:space="preserve">flowers and </w:t>
      </w:r>
      <w:r>
        <w:rPr>
          <w:rFonts w:ascii="Times New Roman" w:hAnsi="Times New Roman" w:cs="Times New Roman"/>
          <w:shd w:val="clear" w:color="auto" w:fill="FCFCFC"/>
        </w:rPr>
        <w:t xml:space="preserve">immature fruits and larvae consume developing seeds </w:t>
      </w:r>
      <w:r>
        <w:rPr>
          <w:rFonts w:ascii="Times New Roman" w:hAnsi="Times New Roman" w:cs="Times New Roman"/>
          <w:noProof/>
          <w:shd w:val="clear" w:color="auto" w:fill="FCFCFC"/>
        </w:rPr>
        <w:t>(Bruzzese et al., 2019)</w:t>
      </w:r>
      <w:r>
        <w:rPr>
          <w:rFonts w:ascii="Times New Roman" w:hAnsi="Times New Roman" w:cs="Times New Roman"/>
          <w:shd w:val="clear" w:color="auto" w:fill="FCFCFC"/>
        </w:rPr>
        <w:t xml:space="preserve">. Both </w:t>
      </w:r>
      <w:r>
        <w:rPr>
          <w:rFonts w:ascii="Times New Roman" w:hAnsi="Times New Roman" w:cs="Times New Roman"/>
          <w:i/>
          <w:iCs/>
          <w:shd w:val="clear" w:color="auto" w:fill="FCFCFC"/>
        </w:rPr>
        <w:t xml:space="preserve">H. </w:t>
      </w:r>
      <w:proofErr w:type="spellStart"/>
      <w:r>
        <w:rPr>
          <w:rFonts w:ascii="Times New Roman" w:hAnsi="Times New Roman" w:cs="Times New Roman"/>
          <w:i/>
          <w:iCs/>
          <w:shd w:val="clear" w:color="auto" w:fill="FCFCFC"/>
        </w:rPr>
        <w:t>lineata</w:t>
      </w:r>
      <w:proofErr w:type="spellEnd"/>
      <w:r>
        <w:rPr>
          <w:rFonts w:ascii="Times New Roman" w:hAnsi="Times New Roman" w:cs="Times New Roman"/>
          <w:i/>
          <w:iCs/>
          <w:shd w:val="clear" w:color="auto" w:fill="FCFCFC"/>
        </w:rPr>
        <w:t xml:space="preserve"> </w:t>
      </w:r>
      <w:r>
        <w:rPr>
          <w:rFonts w:ascii="Times New Roman" w:hAnsi="Times New Roman" w:cs="Times New Roman"/>
          <w:shd w:val="clear" w:color="auto" w:fill="FCFCFC"/>
        </w:rPr>
        <w:t xml:space="preserve">and </w:t>
      </w:r>
      <w:r>
        <w:rPr>
          <w:rFonts w:ascii="Times New Roman" w:hAnsi="Times New Roman" w:cs="Times New Roman"/>
          <w:i/>
          <w:iCs/>
          <w:shd w:val="clear" w:color="auto" w:fill="FCFCFC"/>
        </w:rPr>
        <w:t xml:space="preserve">M. </w:t>
      </w:r>
      <w:proofErr w:type="spellStart"/>
      <w:r>
        <w:rPr>
          <w:rFonts w:ascii="Times New Roman" w:hAnsi="Times New Roman" w:cs="Times New Roman"/>
          <w:i/>
          <w:iCs/>
          <w:shd w:val="clear" w:color="auto" w:fill="FCFCFC"/>
        </w:rPr>
        <w:t>definitella</w:t>
      </w:r>
      <w:proofErr w:type="spellEnd"/>
      <w:r>
        <w:rPr>
          <w:rFonts w:ascii="Times New Roman" w:hAnsi="Times New Roman" w:cs="Times New Roman"/>
          <w:shd w:val="clear" w:color="auto" w:fill="FCFCFC"/>
        </w:rPr>
        <w:t xml:space="preserve"> are crepuscular and have been observed visiting flowers </w:t>
      </w:r>
      <w:commentRangeStart w:id="338"/>
      <w:r>
        <w:rPr>
          <w:rFonts w:ascii="Times New Roman" w:hAnsi="Times New Roman" w:cs="Times New Roman"/>
          <w:shd w:val="clear" w:color="auto" w:fill="FCFCFC"/>
        </w:rPr>
        <w:t xml:space="preserve">of </w:t>
      </w:r>
      <w:r w:rsidRPr="004A2788">
        <w:rPr>
          <w:rFonts w:ascii="Times New Roman" w:hAnsi="Times New Roman" w:cs="Times New Roman"/>
          <w:i/>
          <w:iCs/>
          <w:shd w:val="clear" w:color="auto" w:fill="FCFCFC"/>
        </w:rPr>
        <w:t xml:space="preserve">O. </w:t>
      </w:r>
      <w:proofErr w:type="spellStart"/>
      <w:r w:rsidRPr="004A2788">
        <w:rPr>
          <w:rFonts w:ascii="Times New Roman" w:hAnsi="Times New Roman" w:cs="Times New Roman"/>
          <w:i/>
          <w:iCs/>
          <w:shd w:val="clear" w:color="auto" w:fill="FCFCFC"/>
        </w:rPr>
        <w:t>harringtonii</w:t>
      </w:r>
      <w:proofErr w:type="spellEnd"/>
      <w:r>
        <w:rPr>
          <w:rFonts w:ascii="Times New Roman" w:hAnsi="Times New Roman" w:cs="Times New Roman"/>
          <w:shd w:val="clear" w:color="auto" w:fill="FCFCFC"/>
        </w:rPr>
        <w:t xml:space="preserve"> at dusk (data not shown). </w:t>
      </w:r>
      <w:commentRangeEnd w:id="338"/>
      <w:r w:rsidR="00D16C0F">
        <w:rPr>
          <w:rStyle w:val="CommentReference"/>
        </w:rPr>
        <w:commentReference w:id="338"/>
      </w:r>
    </w:p>
    <w:p w14:paraId="4039654A" w14:textId="77777777" w:rsidR="00A0366A" w:rsidRPr="0016038A" w:rsidRDefault="00A0366A" w:rsidP="000271D1">
      <w:pPr>
        <w:spacing w:line="480" w:lineRule="auto"/>
        <w:ind w:firstLine="720"/>
        <w:rPr>
          <w:rFonts w:ascii="Times New Roman" w:hAnsi="Times New Roman" w:cs="Times New Roman"/>
          <w:color w:val="000000" w:themeColor="text1"/>
        </w:rPr>
      </w:pPr>
    </w:p>
    <w:p w14:paraId="59DEE913" w14:textId="7637FA89" w:rsidR="006F2F59" w:rsidRPr="00A34868" w:rsidRDefault="0054492D" w:rsidP="000271D1">
      <w:pPr>
        <w:spacing w:line="480" w:lineRule="auto"/>
        <w:rPr>
          <w:rFonts w:ascii="Times New Roman" w:hAnsi="Times New Roman" w:cs="Times New Roman"/>
          <w:i/>
          <w:iCs/>
          <w:color w:val="000000" w:themeColor="text1"/>
        </w:rPr>
      </w:pPr>
      <w:r w:rsidRPr="0054492D">
        <w:rPr>
          <w:rFonts w:ascii="Times New Roman" w:hAnsi="Times New Roman" w:cs="Times New Roman"/>
          <w:i/>
          <w:iCs/>
          <w:color w:val="000000" w:themeColor="text1"/>
        </w:rPr>
        <w:t>2.</w:t>
      </w:r>
      <w:r w:rsidR="00244E3E">
        <w:rPr>
          <w:rFonts w:ascii="Times New Roman" w:hAnsi="Times New Roman" w:cs="Times New Roman"/>
          <w:i/>
          <w:iCs/>
          <w:color w:val="000000" w:themeColor="text1"/>
        </w:rPr>
        <w:t>5</w:t>
      </w:r>
      <w:r w:rsidRPr="0054492D">
        <w:rPr>
          <w:rFonts w:ascii="Times New Roman" w:hAnsi="Times New Roman" w:cs="Times New Roman"/>
          <w:i/>
          <w:iCs/>
          <w:color w:val="000000" w:themeColor="text1"/>
        </w:rPr>
        <w:t>.</w:t>
      </w:r>
      <w:r w:rsidR="00A0366A">
        <w:rPr>
          <w:rFonts w:ascii="Times New Roman" w:hAnsi="Times New Roman" w:cs="Times New Roman"/>
          <w:i/>
          <w:iCs/>
          <w:color w:val="000000" w:themeColor="text1"/>
        </w:rPr>
        <w:t>3</w:t>
      </w:r>
      <w:r>
        <w:rPr>
          <w:rFonts w:ascii="Times New Roman" w:hAnsi="Times New Roman" w:cs="Times New Roman"/>
          <w:i/>
          <w:iCs/>
          <w:color w:val="000000" w:themeColor="text1"/>
        </w:rPr>
        <w:t xml:space="preserve">. </w:t>
      </w:r>
      <w:r w:rsidR="00455906" w:rsidRPr="00A34868">
        <w:rPr>
          <w:rFonts w:ascii="Times New Roman" w:hAnsi="Times New Roman" w:cs="Times New Roman"/>
          <w:i/>
          <w:iCs/>
          <w:color w:val="000000" w:themeColor="text1"/>
        </w:rPr>
        <w:t xml:space="preserve">Factors influencing variation in </w:t>
      </w:r>
      <w:commentRangeStart w:id="339"/>
      <w:commentRangeStart w:id="340"/>
      <w:r w:rsidR="00455906" w:rsidRPr="00A34868">
        <w:rPr>
          <w:rFonts w:ascii="Times New Roman" w:hAnsi="Times New Roman" w:cs="Times New Roman"/>
          <w:i/>
          <w:iCs/>
          <w:color w:val="000000" w:themeColor="text1"/>
        </w:rPr>
        <w:t>linalool</w:t>
      </w:r>
      <w:commentRangeEnd w:id="339"/>
      <w:r w:rsidR="006E2211">
        <w:rPr>
          <w:rStyle w:val="CommentReference"/>
        </w:rPr>
        <w:commentReference w:id="339"/>
      </w:r>
      <w:commentRangeEnd w:id="340"/>
      <w:r w:rsidR="00992AB6">
        <w:rPr>
          <w:rStyle w:val="CommentReference"/>
        </w:rPr>
        <w:commentReference w:id="340"/>
      </w:r>
    </w:p>
    <w:p w14:paraId="6AA2A460" w14:textId="122243B3" w:rsidR="009B4F5E" w:rsidRPr="0041161F" w:rsidRDefault="00DD1E39" w:rsidP="000271D1">
      <w:pPr>
        <w:spacing w:line="480" w:lineRule="auto"/>
        <w:ind w:firstLine="720"/>
        <w:rPr>
          <w:rFonts w:ascii="Times New Roman" w:hAnsi="Times New Roman" w:cs="Times New Roman"/>
          <w:shd w:val="clear" w:color="auto" w:fill="FCFCFC"/>
        </w:rPr>
      </w:pPr>
      <w:r w:rsidRPr="00A91049">
        <w:rPr>
          <w:rFonts w:ascii="Times New Roman" w:hAnsi="Times New Roman" w:cs="Times New Roman"/>
          <w:color w:val="000000" w:themeColor="text1"/>
        </w:rPr>
        <w:lastRenderedPageBreak/>
        <w:t>Intraspecific variation in floral scent has been attributed to many</w:t>
      </w:r>
      <w:r>
        <w:rPr>
          <w:rFonts w:ascii="Times New Roman" w:hAnsi="Times New Roman" w:cs="Times New Roman"/>
          <w:color w:val="000000" w:themeColor="text1"/>
        </w:rPr>
        <w:t xml:space="preserve"> factors including differences in biotic agents of selection (pollinators and herbivores), </w:t>
      </w:r>
      <w:r w:rsidR="00226297">
        <w:rPr>
          <w:rFonts w:ascii="Times New Roman" w:hAnsi="Times New Roman" w:cs="Times New Roman"/>
          <w:color w:val="000000" w:themeColor="text1"/>
        </w:rPr>
        <w:t xml:space="preserve">mating systems, and </w:t>
      </w:r>
      <w:r>
        <w:rPr>
          <w:rFonts w:ascii="Times New Roman" w:hAnsi="Times New Roman" w:cs="Times New Roman"/>
          <w:color w:val="000000" w:themeColor="text1"/>
        </w:rPr>
        <w:t>genetic drift</w:t>
      </w:r>
      <w:r w:rsidR="00CE0E2A">
        <w:rPr>
          <w:rFonts w:ascii="Times New Roman" w:hAnsi="Times New Roman" w:cs="Times New Roman"/>
          <w:color w:val="000000" w:themeColor="text1"/>
        </w:rPr>
        <w:t>, among others</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Delle-Vedove</w:t>
      </w:r>
      <w:proofErr w:type="spellEnd"/>
      <w:r>
        <w:rPr>
          <w:rFonts w:ascii="Times New Roman" w:hAnsi="Times New Roman" w:cs="Times New Roman"/>
          <w:color w:val="000000" w:themeColor="text1"/>
        </w:rPr>
        <w:t xml:space="preserve"> et al. 2017). </w:t>
      </w:r>
      <w:r w:rsidR="00FF3155" w:rsidRPr="0041161F">
        <w:rPr>
          <w:rFonts w:ascii="Times New Roman" w:hAnsi="Times New Roman" w:cs="Times New Roman"/>
          <w:color w:val="000000" w:themeColor="text1"/>
        </w:rPr>
        <w:t>In</w:t>
      </w:r>
      <w:r w:rsidR="005B3AC4">
        <w:rPr>
          <w:rFonts w:ascii="Times New Roman" w:hAnsi="Times New Roman" w:cs="Times New Roman"/>
          <w:color w:val="000000" w:themeColor="text1"/>
        </w:rPr>
        <w:t xml:space="preserve"> some systems, such as</w:t>
      </w:r>
      <w:r w:rsidR="00FF3155" w:rsidRPr="0041161F">
        <w:rPr>
          <w:rFonts w:ascii="Times New Roman" w:hAnsi="Times New Roman" w:cs="Times New Roman"/>
          <w:color w:val="000000" w:themeColor="text1"/>
        </w:rPr>
        <w:t xml:space="preserve"> </w:t>
      </w:r>
      <w:r w:rsidR="00FF3155" w:rsidRPr="0041161F">
        <w:rPr>
          <w:rFonts w:ascii="Times New Roman" w:hAnsi="Times New Roman" w:cs="Times New Roman"/>
          <w:i/>
          <w:iCs/>
          <w:color w:val="000000" w:themeColor="text1"/>
        </w:rPr>
        <w:t xml:space="preserve">Arum maculatum, </w:t>
      </w:r>
      <w:r w:rsidR="00FF3155" w:rsidRPr="0041161F">
        <w:rPr>
          <w:rFonts w:ascii="Times New Roman" w:hAnsi="Times New Roman" w:cs="Times New Roman"/>
          <w:color w:val="000000" w:themeColor="text1"/>
        </w:rPr>
        <w:t xml:space="preserve">the maintenance of intraspecific variation in floral odors is thought to be advantageous when pollinator communities vary and do so over short time scales </w:t>
      </w:r>
      <w:r w:rsidR="00FF3155" w:rsidRPr="0041161F">
        <w:rPr>
          <w:rFonts w:ascii="Times New Roman" w:hAnsi="Times New Roman" w:cs="Times New Roman"/>
          <w:noProof/>
          <w:color w:val="000000" w:themeColor="text1"/>
        </w:rPr>
        <w:t>(</w:t>
      </w:r>
      <w:r w:rsidR="00634D8F">
        <w:rPr>
          <w:rFonts w:ascii="Times New Roman" w:hAnsi="Times New Roman" w:cs="Times New Roman"/>
          <w:noProof/>
          <w:color w:val="000000" w:themeColor="text1"/>
        </w:rPr>
        <w:t xml:space="preserve">Gfrerer et al., 2021; </w:t>
      </w:r>
      <w:r w:rsidR="00FF3155" w:rsidRPr="0041161F">
        <w:rPr>
          <w:rFonts w:ascii="Times New Roman" w:hAnsi="Times New Roman" w:cs="Times New Roman"/>
          <w:noProof/>
          <w:color w:val="000000" w:themeColor="text1"/>
        </w:rPr>
        <w:t>Szenteczki et al., 2021)</w:t>
      </w:r>
      <w:r w:rsidR="00FF3155" w:rsidRPr="0041161F">
        <w:rPr>
          <w:rFonts w:ascii="Times New Roman" w:hAnsi="Times New Roman" w:cs="Times New Roman"/>
          <w:color w:val="000000" w:themeColor="text1"/>
        </w:rPr>
        <w:t>.</w:t>
      </w:r>
      <w:r w:rsidR="00FF3155">
        <w:rPr>
          <w:rFonts w:ascii="Times New Roman" w:hAnsi="Times New Roman" w:cs="Times New Roman"/>
          <w:color w:val="000000" w:themeColor="text1"/>
        </w:rPr>
        <w:t xml:space="preserve"> </w:t>
      </w:r>
      <w:r w:rsidR="0041161F">
        <w:rPr>
          <w:rFonts w:ascii="Times New Roman" w:hAnsi="Times New Roman" w:cs="Times New Roman"/>
          <w:color w:val="000000"/>
        </w:rPr>
        <w:t>However</w:t>
      </w:r>
      <w:r w:rsidR="0041161F" w:rsidRPr="00A261E1">
        <w:rPr>
          <w:rFonts w:ascii="Times New Roman" w:hAnsi="Times New Roman" w:cs="Times New Roman"/>
          <w:color w:val="000000"/>
        </w:rPr>
        <w:t xml:space="preserve">, geographic variation in floral scent in </w:t>
      </w:r>
      <w:r w:rsidR="0041161F" w:rsidRPr="00DD1E39">
        <w:rPr>
          <w:rFonts w:ascii="Times New Roman" w:hAnsi="Times New Roman" w:cs="Times New Roman"/>
          <w:i/>
          <w:iCs/>
          <w:color w:val="000000" w:themeColor="text1"/>
        </w:rPr>
        <w:t xml:space="preserve">O. </w:t>
      </w:r>
      <w:proofErr w:type="spellStart"/>
      <w:r w:rsidR="0041161F" w:rsidRPr="00DD1E39">
        <w:rPr>
          <w:rFonts w:ascii="Times New Roman" w:hAnsi="Times New Roman" w:cs="Times New Roman"/>
          <w:i/>
          <w:iCs/>
          <w:color w:val="000000" w:themeColor="text1"/>
        </w:rPr>
        <w:t>harringtonii</w:t>
      </w:r>
      <w:proofErr w:type="spellEnd"/>
      <w:r w:rsidR="0041161F" w:rsidRPr="00DD1E39">
        <w:rPr>
          <w:rFonts w:ascii="Times New Roman" w:hAnsi="Times New Roman" w:cs="Times New Roman"/>
          <w:i/>
          <w:iCs/>
          <w:color w:val="000000" w:themeColor="text1"/>
        </w:rPr>
        <w:t xml:space="preserve"> </w:t>
      </w:r>
      <w:r w:rsidR="0041161F" w:rsidRPr="00A261E1">
        <w:rPr>
          <w:rFonts w:ascii="Times New Roman" w:hAnsi="Times New Roman" w:cs="Times New Roman"/>
          <w:color w:val="000000"/>
        </w:rPr>
        <w:t>appears unlikely to indicate pollination ecotypes</w:t>
      </w:r>
      <w:r w:rsidR="0041161F">
        <w:rPr>
          <w:rFonts w:ascii="Times New Roman" w:hAnsi="Times New Roman" w:cs="Times New Roman"/>
          <w:color w:val="000000"/>
        </w:rPr>
        <w:t xml:space="preserve"> or differences in pollinator climate</w:t>
      </w:r>
      <w:r w:rsidR="0041161F" w:rsidRPr="00A261E1">
        <w:rPr>
          <w:rFonts w:ascii="Times New Roman" w:hAnsi="Times New Roman" w:cs="Times New Roman"/>
          <w:color w:val="000000"/>
        </w:rPr>
        <w:t xml:space="preserve"> </w:t>
      </w:r>
      <w:r w:rsidR="000D40A7">
        <w:rPr>
          <w:rFonts w:ascii="Times New Roman" w:hAnsi="Times New Roman" w:cs="Times New Roman"/>
          <w:color w:val="000000"/>
        </w:rPr>
        <w:t>(Grant and Grant,</w:t>
      </w:r>
      <w:r w:rsidR="00823DA7">
        <w:rPr>
          <w:rFonts w:ascii="Times New Roman" w:hAnsi="Times New Roman" w:cs="Times New Roman"/>
          <w:color w:val="000000"/>
        </w:rPr>
        <w:t xml:space="preserve"> </w:t>
      </w:r>
      <w:r w:rsidR="000D40A7">
        <w:rPr>
          <w:rFonts w:ascii="Times New Roman" w:hAnsi="Times New Roman" w:cs="Times New Roman"/>
          <w:color w:val="000000"/>
        </w:rPr>
        <w:t xml:space="preserve">1965; Van der </w:t>
      </w:r>
      <w:proofErr w:type="spellStart"/>
      <w:r w:rsidR="000D40A7">
        <w:rPr>
          <w:rFonts w:ascii="Times New Roman" w:hAnsi="Times New Roman" w:cs="Times New Roman"/>
          <w:color w:val="000000"/>
        </w:rPr>
        <w:t>Niet</w:t>
      </w:r>
      <w:proofErr w:type="spellEnd"/>
      <w:r w:rsidR="000D40A7">
        <w:rPr>
          <w:rFonts w:ascii="Times New Roman" w:hAnsi="Times New Roman" w:cs="Times New Roman"/>
          <w:color w:val="000000"/>
        </w:rPr>
        <w:t xml:space="preserve"> et al., 2014)</w:t>
      </w:r>
      <w:r w:rsidR="0041161F" w:rsidRPr="00A261E1">
        <w:rPr>
          <w:rFonts w:ascii="Times New Roman" w:hAnsi="Times New Roman" w:cs="Times New Roman"/>
          <w:color w:val="000000"/>
        </w:rPr>
        <w:t xml:space="preserve">. </w:t>
      </w:r>
      <w:r w:rsidR="00E23897">
        <w:rPr>
          <w:rFonts w:ascii="Times New Roman" w:hAnsi="Times New Roman" w:cs="Times New Roman"/>
          <w:color w:val="000000" w:themeColor="text1"/>
        </w:rPr>
        <w:t>Our previous studies revealed that</w:t>
      </w:r>
      <w:r w:rsidR="00B978C0">
        <w:rPr>
          <w:rFonts w:ascii="Times New Roman" w:hAnsi="Times New Roman" w:cs="Times New Roman"/>
          <w:color w:val="000000" w:themeColor="text1"/>
        </w:rPr>
        <w:t xml:space="preserve"> </w:t>
      </w:r>
      <w:r w:rsidR="00B978C0">
        <w:rPr>
          <w:rFonts w:ascii="Times New Roman" w:hAnsi="Times New Roman" w:cs="Times New Roman"/>
          <w:i/>
          <w:iCs/>
          <w:color w:val="000000" w:themeColor="text1"/>
        </w:rPr>
        <w:t xml:space="preserve">Hyles </w:t>
      </w:r>
      <w:proofErr w:type="spellStart"/>
      <w:r w:rsidR="00B978C0">
        <w:rPr>
          <w:rFonts w:ascii="Times New Roman" w:hAnsi="Times New Roman" w:cs="Times New Roman"/>
          <w:i/>
          <w:iCs/>
          <w:color w:val="000000" w:themeColor="text1"/>
        </w:rPr>
        <w:t>lineata</w:t>
      </w:r>
      <w:proofErr w:type="spellEnd"/>
      <w:r w:rsidR="00B978C0">
        <w:rPr>
          <w:rFonts w:ascii="Times New Roman" w:hAnsi="Times New Roman" w:cs="Times New Roman"/>
          <w:i/>
          <w:iCs/>
          <w:color w:val="000000" w:themeColor="text1"/>
        </w:rPr>
        <w:t xml:space="preserve"> </w:t>
      </w:r>
      <w:r w:rsidR="00B978C0">
        <w:rPr>
          <w:rFonts w:ascii="Times New Roman" w:hAnsi="Times New Roman" w:cs="Times New Roman"/>
          <w:color w:val="000000" w:themeColor="text1"/>
        </w:rPr>
        <w:t>hawkmoths</w:t>
      </w:r>
      <w:r w:rsidR="001B4371">
        <w:rPr>
          <w:rFonts w:ascii="Times New Roman" w:hAnsi="Times New Roman" w:cs="Times New Roman"/>
          <w:color w:val="000000" w:themeColor="text1"/>
        </w:rPr>
        <w:t xml:space="preserve"> are</w:t>
      </w:r>
      <w:r w:rsidR="00B978C0">
        <w:rPr>
          <w:rFonts w:ascii="Times New Roman" w:hAnsi="Times New Roman" w:cs="Times New Roman"/>
          <w:color w:val="000000" w:themeColor="text1"/>
        </w:rPr>
        <w:t xml:space="preserve"> </w:t>
      </w:r>
      <w:r w:rsidR="001B4371" w:rsidRPr="00A261E1">
        <w:rPr>
          <w:rFonts w:ascii="Times New Roman" w:hAnsi="Times New Roman" w:cs="Times New Roman"/>
          <w:color w:val="000000"/>
        </w:rPr>
        <w:t>the most consistent floral visitor and most effective pollinator</w:t>
      </w:r>
      <w:r w:rsidR="00B978C0">
        <w:rPr>
          <w:rFonts w:ascii="Times New Roman" w:hAnsi="Times New Roman" w:cs="Times New Roman"/>
          <w:color w:val="000000" w:themeColor="text1"/>
        </w:rPr>
        <w:t xml:space="preserve"> and are reliable in both space</w:t>
      </w:r>
      <w:r w:rsidR="0041161F">
        <w:rPr>
          <w:rFonts w:ascii="Times New Roman" w:hAnsi="Times New Roman" w:cs="Times New Roman"/>
          <w:color w:val="000000" w:themeColor="text1"/>
        </w:rPr>
        <w:t xml:space="preserve"> (range wide)</w:t>
      </w:r>
      <w:r w:rsidR="00B978C0">
        <w:rPr>
          <w:rFonts w:ascii="Times New Roman" w:hAnsi="Times New Roman" w:cs="Times New Roman"/>
          <w:color w:val="000000" w:themeColor="text1"/>
        </w:rPr>
        <w:t xml:space="preserve"> and time</w:t>
      </w:r>
      <w:r w:rsidR="0041161F">
        <w:rPr>
          <w:rFonts w:ascii="Times New Roman" w:hAnsi="Times New Roman" w:cs="Times New Roman"/>
          <w:color w:val="000000" w:themeColor="text1"/>
        </w:rPr>
        <w:t xml:space="preserve"> (multiple years)</w:t>
      </w:r>
      <w:r w:rsidRPr="00DD1E39">
        <w:rPr>
          <w:rFonts w:ascii="Times New Roman" w:hAnsi="Times New Roman" w:cs="Times New Roman"/>
          <w:color w:val="000000" w:themeColor="text1"/>
        </w:rPr>
        <w:t xml:space="preserve"> </w:t>
      </w:r>
      <w:r w:rsidR="000B3EEA">
        <w:rPr>
          <w:rFonts w:ascii="Times New Roman" w:hAnsi="Times New Roman" w:cs="Times New Roman"/>
          <w:noProof/>
          <w:color w:val="000000" w:themeColor="text1"/>
        </w:rPr>
        <w:t>(Rhodes et al., 2017; Skogen et al., 2016)</w:t>
      </w:r>
      <w:r w:rsidR="006A61E8">
        <w:rPr>
          <w:rFonts w:ascii="Times New Roman" w:hAnsi="Times New Roman" w:cs="Times New Roman"/>
          <w:color w:val="000000" w:themeColor="text1"/>
        </w:rPr>
        <w:t xml:space="preserve">, suggesting that the clinal variation in linalool is not driven by local adaptation by pollinators to this </w:t>
      </w:r>
      <w:proofErr w:type="gramStart"/>
      <w:r w:rsidR="006A61E8">
        <w:rPr>
          <w:rFonts w:ascii="Times New Roman" w:hAnsi="Times New Roman" w:cs="Times New Roman"/>
          <w:color w:val="000000" w:themeColor="text1"/>
        </w:rPr>
        <w:t>particular compound</w:t>
      </w:r>
      <w:proofErr w:type="gramEnd"/>
      <w:r w:rsidR="00B978C0">
        <w:rPr>
          <w:rFonts w:ascii="Times New Roman" w:hAnsi="Times New Roman" w:cs="Times New Roman"/>
          <w:color w:val="000000" w:themeColor="text1"/>
        </w:rPr>
        <w:t>.</w:t>
      </w:r>
      <w:r w:rsidR="00B7360B">
        <w:rPr>
          <w:rFonts w:ascii="Times New Roman" w:hAnsi="Times New Roman" w:cs="Times New Roman"/>
          <w:color w:val="000000" w:themeColor="text1"/>
        </w:rPr>
        <w:t xml:space="preserve"> </w:t>
      </w:r>
      <w:r w:rsidR="004035A8">
        <w:rPr>
          <w:rFonts w:ascii="Times New Roman" w:hAnsi="Times New Roman" w:cs="Times New Roman"/>
          <w:color w:val="000000" w:themeColor="text1"/>
        </w:rPr>
        <w:t xml:space="preserve">Intraspecific variation in </w:t>
      </w:r>
      <w:r w:rsidR="00102C54">
        <w:rPr>
          <w:rFonts w:ascii="Times New Roman" w:hAnsi="Times New Roman" w:cs="Times New Roman"/>
          <w:color w:val="000000" w:themeColor="text1"/>
        </w:rPr>
        <w:t>scent</w:t>
      </w:r>
      <w:r w:rsidR="004035A8">
        <w:rPr>
          <w:rFonts w:ascii="Times New Roman" w:hAnsi="Times New Roman" w:cs="Times New Roman"/>
          <w:color w:val="000000" w:themeColor="text1"/>
        </w:rPr>
        <w:t xml:space="preserve"> has been shown in other systems for which pollinators do not va</w:t>
      </w:r>
      <w:r w:rsidR="004035A8" w:rsidRPr="00823DA7">
        <w:rPr>
          <w:rFonts w:ascii="Times New Roman" w:hAnsi="Times New Roman" w:cs="Times New Roman"/>
          <w:color w:val="000000" w:themeColor="text1"/>
        </w:rPr>
        <w:t>ry</w:t>
      </w:r>
      <w:r w:rsidR="005E5A30" w:rsidRPr="00823DA7">
        <w:rPr>
          <w:rFonts w:ascii="Times New Roman" w:hAnsi="Times New Roman" w:cs="Times New Roman"/>
          <w:color w:val="000000" w:themeColor="text1"/>
        </w:rPr>
        <w:t xml:space="preserve">. </w:t>
      </w:r>
      <w:r w:rsidR="00B945AF" w:rsidRPr="00823DA7">
        <w:rPr>
          <w:rFonts w:ascii="Times New Roman" w:hAnsi="Times New Roman" w:cs="Times New Roman"/>
          <w:noProof/>
          <w:color w:val="000000" w:themeColor="text1"/>
        </w:rPr>
        <w:t>Mant et al.</w:t>
      </w:r>
      <w:r w:rsidR="00823DA7" w:rsidRPr="00823DA7">
        <w:rPr>
          <w:rFonts w:ascii="Times New Roman" w:hAnsi="Times New Roman" w:cs="Times New Roman"/>
          <w:noProof/>
          <w:color w:val="000000" w:themeColor="text1"/>
        </w:rPr>
        <w:t xml:space="preserve"> (</w:t>
      </w:r>
      <w:r w:rsidR="00B945AF" w:rsidRPr="00823DA7">
        <w:rPr>
          <w:rFonts w:ascii="Times New Roman" w:hAnsi="Times New Roman" w:cs="Times New Roman"/>
          <w:noProof/>
          <w:color w:val="000000" w:themeColor="text1"/>
        </w:rPr>
        <w:t>2005)</w:t>
      </w:r>
      <w:r w:rsidR="005E5A30">
        <w:rPr>
          <w:rFonts w:ascii="Times New Roman" w:hAnsi="Times New Roman" w:cs="Times New Roman"/>
          <w:color w:val="000000" w:themeColor="text1"/>
        </w:rPr>
        <w:t xml:space="preserve"> </w:t>
      </w:r>
      <w:r w:rsidR="00746AD1">
        <w:rPr>
          <w:rFonts w:ascii="Times New Roman" w:hAnsi="Times New Roman" w:cs="Times New Roman"/>
          <w:color w:val="000000" w:themeColor="text1"/>
        </w:rPr>
        <w:t xml:space="preserve">observed significant inter-reginal differences in VOCs produced by flowers of the deceptive orchid </w:t>
      </w:r>
      <w:proofErr w:type="spellStart"/>
      <w:r w:rsidR="00746AD1">
        <w:rPr>
          <w:rFonts w:ascii="Times New Roman" w:hAnsi="Times New Roman" w:cs="Times New Roman"/>
          <w:i/>
          <w:iCs/>
          <w:color w:val="000000" w:themeColor="text1"/>
        </w:rPr>
        <w:t>Ophrys</w:t>
      </w:r>
      <w:proofErr w:type="spellEnd"/>
      <w:r w:rsidR="00746AD1">
        <w:rPr>
          <w:rFonts w:ascii="Times New Roman" w:hAnsi="Times New Roman" w:cs="Times New Roman"/>
          <w:i/>
          <w:iCs/>
          <w:color w:val="000000" w:themeColor="text1"/>
        </w:rPr>
        <w:t xml:space="preserve"> </w:t>
      </w:r>
      <w:proofErr w:type="spellStart"/>
      <w:r w:rsidR="00746AD1">
        <w:rPr>
          <w:rFonts w:ascii="Times New Roman" w:hAnsi="Times New Roman" w:cs="Times New Roman"/>
          <w:i/>
          <w:iCs/>
          <w:color w:val="000000" w:themeColor="text1"/>
        </w:rPr>
        <w:t>exaltata</w:t>
      </w:r>
      <w:proofErr w:type="spellEnd"/>
      <w:r w:rsidR="00746AD1">
        <w:rPr>
          <w:rFonts w:ascii="Times New Roman" w:hAnsi="Times New Roman" w:cs="Times New Roman"/>
          <w:i/>
          <w:iCs/>
          <w:color w:val="000000" w:themeColor="text1"/>
        </w:rPr>
        <w:t xml:space="preserve"> </w:t>
      </w:r>
      <w:r w:rsidR="00746AD1">
        <w:rPr>
          <w:rFonts w:ascii="Times New Roman" w:hAnsi="Times New Roman" w:cs="Times New Roman"/>
          <w:color w:val="000000" w:themeColor="text1"/>
        </w:rPr>
        <w:t xml:space="preserve">despite all studied populations being pollinated by </w:t>
      </w:r>
      <w:proofErr w:type="spellStart"/>
      <w:r w:rsidR="00746AD1">
        <w:rPr>
          <w:rFonts w:ascii="Times New Roman" w:hAnsi="Times New Roman" w:cs="Times New Roman"/>
          <w:i/>
          <w:iCs/>
          <w:color w:val="000000" w:themeColor="text1"/>
        </w:rPr>
        <w:t>Colletes</w:t>
      </w:r>
      <w:proofErr w:type="spellEnd"/>
      <w:r w:rsidR="00746AD1">
        <w:rPr>
          <w:rFonts w:ascii="Times New Roman" w:hAnsi="Times New Roman" w:cs="Times New Roman"/>
          <w:i/>
          <w:iCs/>
          <w:color w:val="000000" w:themeColor="text1"/>
        </w:rPr>
        <w:t xml:space="preserve"> </w:t>
      </w:r>
      <w:proofErr w:type="spellStart"/>
      <w:r w:rsidR="00746AD1">
        <w:rPr>
          <w:rFonts w:ascii="Times New Roman" w:hAnsi="Times New Roman" w:cs="Times New Roman"/>
          <w:i/>
          <w:iCs/>
          <w:color w:val="000000" w:themeColor="text1"/>
        </w:rPr>
        <w:t>cunicularris</w:t>
      </w:r>
      <w:proofErr w:type="spellEnd"/>
      <w:r w:rsidR="00746AD1">
        <w:rPr>
          <w:rFonts w:ascii="Times New Roman" w:hAnsi="Times New Roman" w:cs="Times New Roman"/>
          <w:i/>
          <w:iCs/>
          <w:color w:val="000000" w:themeColor="text1"/>
        </w:rPr>
        <w:t xml:space="preserve"> </w:t>
      </w:r>
      <w:r w:rsidR="00746AD1">
        <w:rPr>
          <w:rFonts w:ascii="Times New Roman" w:hAnsi="Times New Roman" w:cs="Times New Roman"/>
          <w:color w:val="000000" w:themeColor="text1"/>
        </w:rPr>
        <w:t>bees</w:t>
      </w:r>
      <w:r w:rsidR="000B3EEA">
        <w:rPr>
          <w:rFonts w:ascii="Times New Roman" w:hAnsi="Times New Roman" w:cs="Times New Roman"/>
          <w:color w:val="000000" w:themeColor="text1"/>
        </w:rPr>
        <w:t xml:space="preserve">. They </w:t>
      </w:r>
      <w:r w:rsidR="00B041B9">
        <w:rPr>
          <w:rFonts w:ascii="Times New Roman" w:hAnsi="Times New Roman" w:cs="Times New Roman"/>
          <w:color w:val="000000" w:themeColor="text1"/>
        </w:rPr>
        <w:t>suggest that the patter</w:t>
      </w:r>
      <w:r w:rsidR="007F08DC">
        <w:rPr>
          <w:rFonts w:ascii="Times New Roman" w:hAnsi="Times New Roman" w:cs="Times New Roman"/>
          <w:color w:val="000000" w:themeColor="text1"/>
        </w:rPr>
        <w:t>n</w:t>
      </w:r>
      <w:r w:rsidR="00B041B9">
        <w:rPr>
          <w:rFonts w:ascii="Times New Roman" w:hAnsi="Times New Roman" w:cs="Times New Roman"/>
          <w:color w:val="000000" w:themeColor="text1"/>
        </w:rPr>
        <w:t xml:space="preserve"> may be due to divergent selection </w:t>
      </w:r>
      <w:r w:rsidR="000B3EEA">
        <w:rPr>
          <w:rFonts w:ascii="Times New Roman" w:hAnsi="Times New Roman" w:cs="Times New Roman"/>
          <w:color w:val="000000" w:themeColor="text1"/>
        </w:rPr>
        <w:t xml:space="preserve">resulting from </w:t>
      </w:r>
      <w:r w:rsidR="00B041B9">
        <w:rPr>
          <w:rFonts w:ascii="Times New Roman" w:hAnsi="Times New Roman" w:cs="Times New Roman"/>
          <w:color w:val="000000" w:themeColor="text1"/>
        </w:rPr>
        <w:t>differences in local preferences of pollinators</w:t>
      </w:r>
      <w:r w:rsidR="00746AD1">
        <w:rPr>
          <w:rFonts w:ascii="Times New Roman" w:hAnsi="Times New Roman" w:cs="Times New Roman"/>
          <w:i/>
          <w:iCs/>
          <w:color w:val="000000" w:themeColor="text1"/>
        </w:rPr>
        <w:t>.</w:t>
      </w:r>
      <w:r w:rsidR="00B041B9">
        <w:rPr>
          <w:rFonts w:ascii="Times New Roman" w:hAnsi="Times New Roman" w:cs="Times New Roman"/>
          <w:color w:val="000000" w:themeColor="text1"/>
        </w:rPr>
        <w:t xml:space="preserve"> Similarly,</w:t>
      </w:r>
      <w:r w:rsidR="00746AD1">
        <w:rPr>
          <w:rFonts w:ascii="Times New Roman" w:hAnsi="Times New Roman" w:cs="Times New Roman"/>
          <w:i/>
          <w:iCs/>
          <w:color w:val="000000" w:themeColor="text1"/>
        </w:rPr>
        <w:t xml:space="preserve"> </w:t>
      </w:r>
      <w:proofErr w:type="spellStart"/>
      <w:r w:rsidR="004035A8">
        <w:rPr>
          <w:rFonts w:ascii="Times New Roman" w:hAnsi="Times New Roman" w:cs="Times New Roman"/>
          <w:color w:val="000000" w:themeColor="text1"/>
        </w:rPr>
        <w:t>Suinyuy</w:t>
      </w:r>
      <w:proofErr w:type="spellEnd"/>
      <w:r w:rsidR="004035A8">
        <w:rPr>
          <w:rFonts w:ascii="Times New Roman" w:hAnsi="Times New Roman" w:cs="Times New Roman"/>
          <w:color w:val="000000" w:themeColor="text1"/>
        </w:rPr>
        <w:t xml:space="preserve"> et al (2012) documented clinal variation in volatiles emitted by cones of the cycad </w:t>
      </w:r>
      <w:r w:rsidR="004035A8">
        <w:rPr>
          <w:rFonts w:ascii="Times New Roman" w:hAnsi="Times New Roman" w:cs="Times New Roman"/>
          <w:i/>
          <w:iCs/>
          <w:color w:val="000000" w:themeColor="text1"/>
        </w:rPr>
        <w:t xml:space="preserve">Encephalartos </w:t>
      </w:r>
      <w:proofErr w:type="spellStart"/>
      <w:r w:rsidR="004035A8">
        <w:rPr>
          <w:rFonts w:ascii="Times New Roman" w:hAnsi="Times New Roman" w:cs="Times New Roman"/>
          <w:i/>
          <w:iCs/>
          <w:color w:val="000000" w:themeColor="text1"/>
        </w:rPr>
        <w:t>villosus</w:t>
      </w:r>
      <w:proofErr w:type="spellEnd"/>
      <w:r w:rsidR="004035A8">
        <w:rPr>
          <w:rFonts w:ascii="Times New Roman" w:hAnsi="Times New Roman" w:cs="Times New Roman"/>
          <w:i/>
          <w:iCs/>
          <w:color w:val="000000" w:themeColor="text1"/>
        </w:rPr>
        <w:t>,</w:t>
      </w:r>
      <w:r w:rsidR="004035A8">
        <w:rPr>
          <w:rFonts w:ascii="Times New Roman" w:hAnsi="Times New Roman" w:cs="Times New Roman"/>
          <w:color w:val="000000" w:themeColor="text1"/>
        </w:rPr>
        <w:t xml:space="preserve"> despite no difference in pollinator assemblages</w:t>
      </w:r>
      <w:r w:rsidR="00D1531D">
        <w:rPr>
          <w:rFonts w:ascii="Times New Roman" w:hAnsi="Times New Roman" w:cs="Times New Roman"/>
          <w:color w:val="000000" w:themeColor="text1"/>
        </w:rPr>
        <w:t>, a pattern that was initially</w:t>
      </w:r>
      <w:r w:rsidR="004035A8">
        <w:rPr>
          <w:rFonts w:ascii="Times New Roman" w:hAnsi="Times New Roman" w:cs="Times New Roman"/>
          <w:color w:val="000000" w:themeColor="text1"/>
        </w:rPr>
        <w:t xml:space="preserve"> attribute</w:t>
      </w:r>
      <w:r w:rsidR="0042472F">
        <w:rPr>
          <w:rFonts w:ascii="Times New Roman" w:hAnsi="Times New Roman" w:cs="Times New Roman"/>
          <w:color w:val="000000" w:themeColor="text1"/>
        </w:rPr>
        <w:t>d</w:t>
      </w:r>
      <w:r w:rsidR="004035A8">
        <w:rPr>
          <w:rFonts w:ascii="Times New Roman" w:hAnsi="Times New Roman" w:cs="Times New Roman"/>
          <w:color w:val="000000" w:themeColor="text1"/>
        </w:rPr>
        <w:t xml:space="preserve"> to genetic drift or coevolution</w:t>
      </w:r>
      <w:r w:rsidR="004035A8" w:rsidRPr="00B041B9">
        <w:rPr>
          <w:rFonts w:ascii="Times New Roman" w:hAnsi="Times New Roman" w:cs="Times New Roman"/>
          <w:color w:val="000000" w:themeColor="text1"/>
        </w:rPr>
        <w:t xml:space="preserve">. </w:t>
      </w:r>
      <w:r w:rsidR="0042472F" w:rsidRPr="00B041B9">
        <w:rPr>
          <w:rFonts w:ascii="Times New Roman" w:hAnsi="Times New Roman" w:cs="Times New Roman"/>
          <w:color w:val="000000" w:themeColor="text1"/>
        </w:rPr>
        <w:t xml:space="preserve">Subsequent work </w:t>
      </w:r>
      <w:r w:rsidR="0041161F">
        <w:rPr>
          <w:rFonts w:ascii="Times New Roman" w:hAnsi="Times New Roman" w:cs="Times New Roman"/>
          <w:color w:val="000000" w:themeColor="text1"/>
        </w:rPr>
        <w:t xml:space="preserve">revealed </w:t>
      </w:r>
      <w:r w:rsidR="0042472F" w:rsidRPr="00B041B9">
        <w:rPr>
          <w:rFonts w:ascii="Times New Roman" w:hAnsi="Times New Roman" w:cs="Times New Roman"/>
          <w:color w:val="000000" w:themeColor="text1"/>
        </w:rPr>
        <w:t xml:space="preserve">that olfactory preferences of </w:t>
      </w:r>
      <w:r w:rsidR="00260004" w:rsidRPr="00B041B9">
        <w:rPr>
          <w:rFonts w:ascii="Times New Roman" w:hAnsi="Times New Roman" w:cs="Times New Roman"/>
          <w:color w:val="000000" w:themeColor="text1"/>
        </w:rPr>
        <w:t>weevil</w:t>
      </w:r>
      <w:r w:rsidR="0042472F" w:rsidRPr="00B041B9">
        <w:rPr>
          <w:rFonts w:ascii="Times New Roman" w:hAnsi="Times New Roman" w:cs="Times New Roman"/>
          <w:color w:val="000000" w:themeColor="text1"/>
        </w:rPr>
        <w:t xml:space="preserve"> pollinators matched cone volatiles in their local regions, consistent with expectations for brood-site mutualisms (</w:t>
      </w:r>
      <w:proofErr w:type="spellStart"/>
      <w:r w:rsidR="0042472F" w:rsidRPr="00B041B9">
        <w:rPr>
          <w:rFonts w:ascii="Times New Roman" w:hAnsi="Times New Roman" w:cs="Times New Roman"/>
          <w:color w:val="000000" w:themeColor="text1"/>
        </w:rPr>
        <w:t>Suinyuy</w:t>
      </w:r>
      <w:proofErr w:type="spellEnd"/>
      <w:r w:rsidR="0042472F" w:rsidRPr="00B041B9">
        <w:rPr>
          <w:rFonts w:ascii="Times New Roman" w:hAnsi="Times New Roman" w:cs="Times New Roman"/>
          <w:color w:val="000000" w:themeColor="text1"/>
        </w:rPr>
        <w:t xml:space="preserve"> et al. 2015).</w:t>
      </w:r>
      <w:r w:rsidR="00413A20">
        <w:rPr>
          <w:rFonts w:ascii="Times New Roman" w:hAnsi="Times New Roman" w:cs="Times New Roman"/>
          <w:color w:val="000000" w:themeColor="text1"/>
        </w:rPr>
        <w:t xml:space="preserve"> </w:t>
      </w:r>
      <w:r w:rsidR="00906299">
        <w:rPr>
          <w:rFonts w:ascii="Times New Roman" w:hAnsi="Times New Roman" w:cs="Times New Roman"/>
          <w:color w:val="000000" w:themeColor="text1"/>
        </w:rPr>
        <w:t xml:space="preserve">Lastly, </w:t>
      </w:r>
      <w:r w:rsidR="00906299">
        <w:rPr>
          <w:rFonts w:ascii="Times New Roman" w:hAnsi="Times New Roman" w:cs="Times New Roman"/>
        </w:rPr>
        <w:t>variation in floral scent can play an important role in assortative matin</w:t>
      </w:r>
      <w:r w:rsidR="00906299" w:rsidRPr="00170CE3">
        <w:rPr>
          <w:rFonts w:ascii="Times New Roman" w:hAnsi="Times New Roman" w:cs="Times New Roman"/>
        </w:rPr>
        <w:t xml:space="preserve">g </w:t>
      </w:r>
      <w:r w:rsidR="006F32D7" w:rsidRPr="006F32D7">
        <w:rPr>
          <w:rFonts w:ascii="Times New Roman" w:hAnsi="Times New Roman" w:cs="Times New Roman"/>
        </w:rPr>
        <w:t>(</w:t>
      </w:r>
      <w:proofErr w:type="spellStart"/>
      <w:r w:rsidR="006F32D7" w:rsidRPr="006F32D7">
        <w:rPr>
          <w:rFonts w:ascii="Times New Roman" w:hAnsi="Times New Roman" w:cs="Times New Roman"/>
        </w:rPr>
        <w:t>Dötterl</w:t>
      </w:r>
      <w:proofErr w:type="spellEnd"/>
      <w:r w:rsidR="006F32D7" w:rsidRPr="006F32D7">
        <w:rPr>
          <w:rFonts w:ascii="Times New Roman" w:hAnsi="Times New Roman" w:cs="Times New Roman"/>
        </w:rPr>
        <w:t xml:space="preserve"> et al., 2005b; Huber et al., 2005; </w:t>
      </w:r>
      <w:proofErr w:type="spellStart"/>
      <w:r w:rsidR="006F32D7" w:rsidRPr="006F32D7">
        <w:rPr>
          <w:rFonts w:ascii="Times New Roman" w:hAnsi="Times New Roman" w:cs="Times New Roman"/>
        </w:rPr>
        <w:t>Plepys</w:t>
      </w:r>
      <w:proofErr w:type="spellEnd"/>
      <w:r w:rsidR="006F32D7" w:rsidRPr="006F32D7">
        <w:rPr>
          <w:rFonts w:ascii="Times New Roman" w:hAnsi="Times New Roman" w:cs="Times New Roman"/>
        </w:rPr>
        <w:t xml:space="preserve"> et al., 2002)</w:t>
      </w:r>
      <w:r w:rsidR="00906299" w:rsidRPr="00B64FB2">
        <w:rPr>
          <w:rFonts w:ascii="Times New Roman" w:hAnsi="Times New Roman" w:cs="Times New Roman"/>
          <w:color w:val="000000" w:themeColor="text1"/>
        </w:rPr>
        <w:t xml:space="preserve">, </w:t>
      </w:r>
      <w:r w:rsidR="00906299">
        <w:rPr>
          <w:rFonts w:ascii="Times New Roman" w:hAnsi="Times New Roman" w:cs="Times New Roman"/>
          <w:color w:val="000000" w:themeColor="text1"/>
        </w:rPr>
        <w:t>especially</w:t>
      </w:r>
      <w:r w:rsidR="00906299" w:rsidRPr="00B64FB2">
        <w:rPr>
          <w:rFonts w:ascii="Times New Roman" w:hAnsi="Times New Roman" w:cs="Times New Roman"/>
          <w:color w:val="000000" w:themeColor="text1"/>
        </w:rPr>
        <w:t xml:space="preserve"> for plant species for which scent is the primary floral attractant, such as moths </w:t>
      </w:r>
      <w:r w:rsidR="00906299" w:rsidRPr="00B64FB2">
        <w:rPr>
          <w:rFonts w:ascii="Times New Roman" w:hAnsi="Times New Roman" w:cs="Times New Roman"/>
          <w:noProof/>
          <w:color w:val="000000" w:themeColor="text1"/>
        </w:rPr>
        <w:t xml:space="preserve">(Raguso, 2008; </w:t>
      </w:r>
      <w:r w:rsidR="00906299" w:rsidRPr="00B64FB2">
        <w:rPr>
          <w:rFonts w:ascii="Times New Roman" w:hAnsi="Times New Roman" w:cs="Times New Roman"/>
          <w:noProof/>
          <w:color w:val="000000" w:themeColor="text1"/>
        </w:rPr>
        <w:lastRenderedPageBreak/>
        <w:t>Waelti et al., 2008)</w:t>
      </w:r>
      <w:r w:rsidR="00906299">
        <w:rPr>
          <w:rFonts w:ascii="Times New Roman" w:hAnsi="Times New Roman" w:cs="Times New Roman"/>
          <w:color w:val="000000" w:themeColor="text1"/>
        </w:rPr>
        <w:t xml:space="preserve">. While our greenhouse data suggest linalool is heritable, </w:t>
      </w:r>
      <w:r w:rsidR="00AF706F">
        <w:rPr>
          <w:rFonts w:ascii="Times New Roman" w:hAnsi="Times New Roman" w:cs="Times New Roman"/>
          <w:color w:val="000000" w:themeColor="text1"/>
        </w:rPr>
        <w:t xml:space="preserve">a </w:t>
      </w:r>
      <w:r w:rsidR="006A6161">
        <w:rPr>
          <w:rFonts w:ascii="Times New Roman" w:hAnsi="Times New Roman" w:cs="Times New Roman"/>
          <w:color w:val="000000" w:themeColor="text1"/>
        </w:rPr>
        <w:t xml:space="preserve">formal </w:t>
      </w:r>
      <w:r w:rsidR="00AF706F">
        <w:rPr>
          <w:rFonts w:ascii="Times New Roman" w:hAnsi="Times New Roman" w:cs="Times New Roman"/>
          <w:color w:val="000000" w:themeColor="text1"/>
        </w:rPr>
        <w:t xml:space="preserve">heritability study and </w:t>
      </w:r>
      <w:r w:rsidR="00906299">
        <w:rPr>
          <w:rFonts w:ascii="Times New Roman" w:hAnsi="Times New Roman" w:cs="Times New Roman"/>
          <w:color w:val="000000" w:themeColor="text1"/>
        </w:rPr>
        <w:t>fine scale assessments</w:t>
      </w:r>
      <w:r w:rsidR="006F32D7">
        <w:rPr>
          <w:rFonts w:ascii="Times New Roman" w:hAnsi="Times New Roman" w:cs="Times New Roman"/>
          <w:color w:val="000000" w:themeColor="text1"/>
        </w:rPr>
        <w:t xml:space="preserve"> of assortative mating</w:t>
      </w:r>
      <w:r w:rsidR="00906299">
        <w:rPr>
          <w:rFonts w:ascii="Times New Roman" w:hAnsi="Times New Roman" w:cs="Times New Roman"/>
          <w:color w:val="000000" w:themeColor="text1"/>
        </w:rPr>
        <w:t xml:space="preserve"> in populations that are polymorphic for linalool </w:t>
      </w:r>
      <w:r w:rsidR="006F32D7">
        <w:rPr>
          <w:rFonts w:ascii="Times New Roman" w:hAnsi="Times New Roman" w:cs="Times New Roman"/>
          <w:color w:val="000000" w:themeColor="text1"/>
        </w:rPr>
        <w:t xml:space="preserve">would </w:t>
      </w:r>
      <w:ins w:id="341" w:author="Robert" w:date="2021-12-21T20:53:00Z">
        <w:r w:rsidR="0021177E">
          <w:rPr>
            <w:rFonts w:ascii="Times New Roman" w:hAnsi="Times New Roman" w:cs="Times New Roman"/>
            <w:color w:val="000000" w:themeColor="text1"/>
          </w:rPr>
          <w:t xml:space="preserve">provide </w:t>
        </w:r>
      </w:ins>
      <w:r w:rsidR="006F32D7">
        <w:rPr>
          <w:rFonts w:ascii="Times New Roman" w:hAnsi="Times New Roman" w:cs="Times New Roman"/>
          <w:color w:val="000000" w:themeColor="text1"/>
        </w:rPr>
        <w:t>further eliminate the role of pollinator-mediated selection for linalool in this system.</w:t>
      </w:r>
    </w:p>
    <w:p w14:paraId="02481D10" w14:textId="00BD36D2" w:rsidR="00E5239A" w:rsidRDefault="00906299" w:rsidP="000271D1">
      <w:pPr>
        <w:spacing w:line="480" w:lineRule="auto"/>
        <w:ind w:firstLine="720"/>
        <w:rPr>
          <w:ins w:id="342" w:author="Robert" w:date="2021-12-21T20:49:00Z"/>
          <w:rFonts w:ascii="Times New Roman" w:hAnsi="Times New Roman" w:cs="Times New Roman"/>
          <w:color w:val="000000" w:themeColor="text1"/>
        </w:rPr>
      </w:pPr>
      <w:del w:id="343" w:author="Robert" w:date="2021-12-21T20:49:00Z">
        <w:r w:rsidDel="00E5239A">
          <w:rPr>
            <w:rFonts w:ascii="Times New Roman" w:hAnsi="Times New Roman" w:cs="Times New Roman"/>
            <w:color w:val="000000" w:themeColor="text1"/>
          </w:rPr>
          <w:delText>Though</w:delText>
        </w:r>
        <w:r w:rsidR="00F23D7F" w:rsidDel="00E5239A">
          <w:rPr>
            <w:rFonts w:ascii="Times New Roman" w:hAnsi="Times New Roman" w:cs="Times New Roman"/>
            <w:color w:val="000000" w:themeColor="text1"/>
          </w:rPr>
          <w:delText xml:space="preserve"> i</w:delText>
        </w:r>
      </w:del>
      <w:ins w:id="344" w:author="Robert" w:date="2021-12-21T20:49:00Z">
        <w:r w:rsidR="00E5239A">
          <w:rPr>
            <w:rFonts w:ascii="Times New Roman" w:hAnsi="Times New Roman" w:cs="Times New Roman"/>
            <w:color w:val="000000" w:themeColor="text1"/>
          </w:rPr>
          <w:t>I</w:t>
        </w:r>
      </w:ins>
      <w:r w:rsidR="00F23D7F">
        <w:rPr>
          <w:rFonts w:ascii="Times New Roman" w:hAnsi="Times New Roman" w:cs="Times New Roman"/>
          <w:color w:val="000000" w:themeColor="text1"/>
        </w:rPr>
        <w:t xml:space="preserve">t </w:t>
      </w:r>
      <w:commentRangeStart w:id="345"/>
      <w:r w:rsidR="00F23D7F">
        <w:rPr>
          <w:rFonts w:ascii="Times New Roman" w:hAnsi="Times New Roman" w:cs="Times New Roman"/>
          <w:color w:val="000000" w:themeColor="text1"/>
        </w:rPr>
        <w:t xml:space="preserve">remains possible that </w:t>
      </w:r>
      <w:r w:rsidR="000B3EEA">
        <w:rPr>
          <w:rFonts w:ascii="Times New Roman" w:hAnsi="Times New Roman" w:cs="Times New Roman"/>
          <w:color w:val="000000" w:themeColor="text1"/>
        </w:rPr>
        <w:t xml:space="preserve">linalool </w:t>
      </w:r>
      <w:ins w:id="346" w:author="Robert" w:date="2021-12-21T20:49:00Z">
        <w:r w:rsidR="00E5239A">
          <w:rPr>
            <w:rFonts w:ascii="Times New Roman" w:hAnsi="Times New Roman" w:cs="Times New Roman"/>
            <w:color w:val="000000" w:themeColor="text1"/>
          </w:rPr>
          <w:t xml:space="preserve">may </w:t>
        </w:r>
      </w:ins>
      <w:r w:rsidR="000B3EEA">
        <w:rPr>
          <w:rFonts w:ascii="Times New Roman" w:hAnsi="Times New Roman" w:cs="Times New Roman"/>
          <w:color w:val="000000" w:themeColor="text1"/>
        </w:rPr>
        <w:t>influence</w:t>
      </w:r>
      <w:del w:id="347" w:author="Robert" w:date="2021-12-21T20:49:00Z">
        <w:r w:rsidR="000B3EEA" w:rsidDel="00E5239A">
          <w:rPr>
            <w:rFonts w:ascii="Times New Roman" w:hAnsi="Times New Roman" w:cs="Times New Roman"/>
            <w:color w:val="000000" w:themeColor="text1"/>
          </w:rPr>
          <w:delText>s</w:delText>
        </w:r>
      </w:del>
      <w:r w:rsidR="000B3EEA">
        <w:rPr>
          <w:rFonts w:ascii="Times New Roman" w:hAnsi="Times New Roman" w:cs="Times New Roman"/>
          <w:color w:val="000000" w:themeColor="text1"/>
        </w:rPr>
        <w:t xml:space="preserve"> the foraging behavior (</w:t>
      </w:r>
      <w:ins w:id="348" w:author="Robert" w:date="2021-12-21T20:49:00Z">
        <w:r w:rsidR="00E5239A">
          <w:rPr>
            <w:rFonts w:ascii="Times New Roman" w:hAnsi="Times New Roman" w:cs="Times New Roman"/>
            <w:color w:val="000000" w:themeColor="text1"/>
          </w:rPr>
          <w:t xml:space="preserve">through </w:t>
        </w:r>
      </w:ins>
      <w:r w:rsidR="000B3EEA">
        <w:rPr>
          <w:rFonts w:ascii="Times New Roman" w:hAnsi="Times New Roman" w:cs="Times New Roman"/>
          <w:color w:val="000000" w:themeColor="text1"/>
        </w:rPr>
        <w:t xml:space="preserve">floral constancy or probing time) of </w:t>
      </w:r>
      <w:r w:rsidR="000B3EEA">
        <w:rPr>
          <w:rFonts w:ascii="Times New Roman" w:hAnsi="Times New Roman" w:cs="Times New Roman"/>
          <w:i/>
          <w:iCs/>
          <w:color w:val="000000" w:themeColor="text1"/>
        </w:rPr>
        <w:t xml:space="preserve">H. </w:t>
      </w:r>
      <w:proofErr w:type="spellStart"/>
      <w:r w:rsidR="000B3EEA">
        <w:rPr>
          <w:rFonts w:ascii="Times New Roman" w:hAnsi="Times New Roman" w:cs="Times New Roman"/>
          <w:i/>
          <w:iCs/>
          <w:color w:val="000000" w:themeColor="text1"/>
        </w:rPr>
        <w:t>lineata</w:t>
      </w:r>
      <w:proofErr w:type="spellEnd"/>
      <w:r w:rsidR="000B3EEA">
        <w:rPr>
          <w:rFonts w:ascii="Times New Roman" w:hAnsi="Times New Roman" w:cs="Times New Roman"/>
          <w:i/>
          <w:iCs/>
          <w:color w:val="000000" w:themeColor="text1"/>
        </w:rPr>
        <w:t xml:space="preserve"> </w:t>
      </w:r>
      <w:r w:rsidR="000B3EEA">
        <w:rPr>
          <w:rFonts w:ascii="Times New Roman" w:hAnsi="Times New Roman" w:cs="Times New Roman"/>
          <w:color w:val="000000" w:themeColor="text1"/>
        </w:rPr>
        <w:t>i</w:t>
      </w:r>
      <w:r w:rsidR="00D8243F">
        <w:rPr>
          <w:rFonts w:ascii="Times New Roman" w:hAnsi="Times New Roman" w:cs="Times New Roman"/>
          <w:color w:val="000000" w:themeColor="text1"/>
        </w:rPr>
        <w:t xml:space="preserve">n a way that could contribute to the observed linalool polymorphism, </w:t>
      </w:r>
      <w:ins w:id="349" w:author="Robert" w:date="2021-12-21T20:49:00Z">
        <w:r w:rsidR="00E5239A">
          <w:rPr>
            <w:rFonts w:ascii="Times New Roman" w:hAnsi="Times New Roman" w:cs="Times New Roman"/>
            <w:color w:val="000000" w:themeColor="text1"/>
          </w:rPr>
          <w:t xml:space="preserve">if, for example, </w:t>
        </w:r>
      </w:ins>
      <w:ins w:id="350" w:author="Robert" w:date="2021-12-21T20:50:00Z">
        <w:r w:rsidR="0021177E">
          <w:rPr>
            <w:rFonts w:ascii="Times New Roman" w:hAnsi="Times New Roman" w:cs="Times New Roman"/>
            <w:color w:val="000000" w:themeColor="text1"/>
          </w:rPr>
          <w:t xml:space="preserve">the </w:t>
        </w:r>
        <w:proofErr w:type="spellStart"/>
        <w:r w:rsidR="0021177E">
          <w:rPr>
            <w:rFonts w:ascii="Times New Roman" w:hAnsi="Times New Roman" w:cs="Times New Roman"/>
            <w:color w:val="000000" w:themeColor="text1"/>
          </w:rPr>
          <w:t>lin</w:t>
        </w:r>
        <w:proofErr w:type="spellEnd"/>
        <w:r w:rsidR="0021177E">
          <w:rPr>
            <w:rFonts w:ascii="Times New Roman" w:hAnsi="Times New Roman" w:cs="Times New Roman"/>
            <w:color w:val="000000" w:themeColor="text1"/>
          </w:rPr>
          <w:t xml:space="preserve">+ populations of </w:t>
        </w:r>
        <w:r w:rsidR="0021177E" w:rsidRPr="0021177E">
          <w:rPr>
            <w:rFonts w:ascii="Times New Roman" w:hAnsi="Times New Roman" w:cs="Times New Roman"/>
            <w:i/>
            <w:iCs/>
            <w:color w:val="000000" w:themeColor="text1"/>
            <w:rPrChange w:id="351" w:author="Robert" w:date="2021-12-21T20:51:00Z">
              <w:rPr>
                <w:rFonts w:ascii="Times New Roman" w:hAnsi="Times New Roman" w:cs="Times New Roman"/>
                <w:color w:val="000000" w:themeColor="text1"/>
              </w:rPr>
            </w:rPrChange>
          </w:rPr>
          <w:t xml:space="preserve">O. </w:t>
        </w:r>
        <w:proofErr w:type="spellStart"/>
        <w:r w:rsidR="0021177E" w:rsidRPr="0021177E">
          <w:rPr>
            <w:rFonts w:ascii="Times New Roman" w:hAnsi="Times New Roman" w:cs="Times New Roman"/>
            <w:i/>
            <w:iCs/>
            <w:color w:val="000000" w:themeColor="text1"/>
            <w:rPrChange w:id="352" w:author="Robert" w:date="2021-12-21T20:51:00Z">
              <w:rPr>
                <w:rFonts w:ascii="Times New Roman" w:hAnsi="Times New Roman" w:cs="Times New Roman"/>
                <w:color w:val="000000" w:themeColor="text1"/>
              </w:rPr>
            </w:rPrChange>
          </w:rPr>
          <w:t>harringtonii</w:t>
        </w:r>
        <w:proofErr w:type="spellEnd"/>
        <w:r w:rsidR="0021177E">
          <w:rPr>
            <w:rFonts w:ascii="Times New Roman" w:hAnsi="Times New Roman" w:cs="Times New Roman"/>
            <w:color w:val="000000" w:themeColor="text1"/>
          </w:rPr>
          <w:t xml:space="preserve"> experience greater competition from co-blooming plants to attract </w:t>
        </w:r>
        <w:r w:rsidR="0021177E" w:rsidRPr="0021177E">
          <w:rPr>
            <w:rFonts w:ascii="Times New Roman" w:hAnsi="Times New Roman" w:cs="Times New Roman"/>
            <w:i/>
            <w:iCs/>
            <w:color w:val="000000" w:themeColor="text1"/>
            <w:rPrChange w:id="353" w:author="Robert" w:date="2021-12-21T20:51:00Z">
              <w:rPr>
                <w:rFonts w:ascii="Times New Roman" w:hAnsi="Times New Roman" w:cs="Times New Roman"/>
                <w:color w:val="000000" w:themeColor="text1"/>
              </w:rPr>
            </w:rPrChange>
          </w:rPr>
          <w:t xml:space="preserve">H. </w:t>
        </w:r>
        <w:proofErr w:type="spellStart"/>
        <w:r w:rsidR="0021177E" w:rsidRPr="0021177E">
          <w:rPr>
            <w:rFonts w:ascii="Times New Roman" w:hAnsi="Times New Roman" w:cs="Times New Roman"/>
            <w:i/>
            <w:iCs/>
            <w:color w:val="000000" w:themeColor="text1"/>
            <w:rPrChange w:id="354" w:author="Robert" w:date="2021-12-21T20:51:00Z">
              <w:rPr>
                <w:rFonts w:ascii="Times New Roman" w:hAnsi="Times New Roman" w:cs="Times New Roman"/>
                <w:color w:val="000000" w:themeColor="text1"/>
              </w:rPr>
            </w:rPrChange>
          </w:rPr>
          <w:t>lineata</w:t>
        </w:r>
        <w:proofErr w:type="spellEnd"/>
        <w:r w:rsidR="0021177E">
          <w:rPr>
            <w:rFonts w:ascii="Times New Roman" w:hAnsi="Times New Roman" w:cs="Times New Roman"/>
            <w:color w:val="000000" w:themeColor="text1"/>
          </w:rPr>
          <w:t xml:space="preserve"> as pollinators. </w:t>
        </w:r>
      </w:ins>
    </w:p>
    <w:p w14:paraId="2F17FC61" w14:textId="14F125E9" w:rsidR="00ED7C4F" w:rsidRPr="00A0366A" w:rsidRDefault="00D8243F" w:rsidP="000271D1">
      <w:pPr>
        <w:spacing w:line="480" w:lineRule="auto"/>
        <w:ind w:firstLine="720"/>
        <w:rPr>
          <w:color w:val="000000"/>
        </w:rPr>
      </w:pPr>
      <w:r>
        <w:rPr>
          <w:rFonts w:ascii="Times New Roman" w:hAnsi="Times New Roman" w:cs="Times New Roman"/>
          <w:color w:val="000000" w:themeColor="text1"/>
        </w:rPr>
        <w:t>our prior genetic studies suggest that this is not the case</w:t>
      </w:r>
      <w:commentRangeEnd w:id="345"/>
      <w:r w:rsidR="00D16C0F">
        <w:rPr>
          <w:rStyle w:val="CommentReference"/>
        </w:rPr>
        <w:commentReference w:id="345"/>
      </w:r>
      <w:r>
        <w:rPr>
          <w:rFonts w:ascii="Times New Roman" w:hAnsi="Times New Roman" w:cs="Times New Roman"/>
          <w:color w:val="000000" w:themeColor="text1"/>
        </w:rPr>
        <w:t>.</w:t>
      </w:r>
      <w:r w:rsidR="000B3EEA">
        <w:rPr>
          <w:rFonts w:ascii="Times New Roman" w:hAnsi="Times New Roman" w:cs="Times New Roman"/>
          <w:color w:val="000000" w:themeColor="text1"/>
        </w:rPr>
        <w:t xml:space="preserve"> </w:t>
      </w:r>
      <w:r>
        <w:rPr>
          <w:rFonts w:ascii="Times New Roman" w:hAnsi="Times New Roman" w:cs="Times New Roman"/>
          <w:color w:val="000000" w:themeColor="text1"/>
        </w:rPr>
        <w:t>Hawkmoths use floral visual and o</w:t>
      </w:r>
      <w:r w:rsidR="0025410C">
        <w:rPr>
          <w:rFonts w:ascii="Times New Roman" w:hAnsi="Times New Roman" w:cs="Times New Roman"/>
          <w:color w:val="000000" w:themeColor="text1"/>
        </w:rPr>
        <w:t>l</w:t>
      </w:r>
      <w:r>
        <w:rPr>
          <w:rFonts w:ascii="Times New Roman" w:hAnsi="Times New Roman" w:cs="Times New Roman"/>
          <w:color w:val="000000" w:themeColor="text1"/>
        </w:rPr>
        <w:t xml:space="preserve">factory cues to locate floral resources </w:t>
      </w:r>
      <w:r>
        <w:rPr>
          <w:rFonts w:ascii="Times New Roman" w:hAnsi="Times New Roman" w:cs="Times New Roman"/>
          <w:noProof/>
          <w:color w:val="000000" w:themeColor="text1"/>
        </w:rPr>
        <w:t>(Raguso and Willis, 2005)</w:t>
      </w:r>
      <w:r>
        <w:rPr>
          <w:rFonts w:ascii="Times New Roman" w:hAnsi="Times New Roman" w:cs="Times New Roman"/>
          <w:color w:val="000000" w:themeColor="text1"/>
        </w:rPr>
        <w:t xml:space="preserve">, are known to travel over long distances </w:t>
      </w:r>
      <w:r w:rsidRPr="00BF63D7">
        <w:rPr>
          <w:rFonts w:ascii="Times New Roman" w:hAnsi="Times New Roman" w:cs="Times New Roman"/>
          <w:color w:val="000000"/>
        </w:rPr>
        <w:t>(</w:t>
      </w:r>
      <w:proofErr w:type="spellStart"/>
      <w:r w:rsidRPr="00BF63D7">
        <w:rPr>
          <w:rFonts w:ascii="Times New Roman" w:hAnsi="Times New Roman" w:cs="Times New Roman"/>
          <w:color w:val="000000"/>
        </w:rPr>
        <w:t>Alarcón</w:t>
      </w:r>
      <w:proofErr w:type="spellEnd"/>
      <w:r w:rsidRPr="00BF63D7">
        <w:rPr>
          <w:rFonts w:ascii="Times New Roman" w:hAnsi="Times New Roman" w:cs="Times New Roman"/>
          <w:color w:val="000000"/>
        </w:rPr>
        <w:t xml:space="preserve"> et al., 2008; Finger et al., 2014; </w:t>
      </w:r>
      <w:proofErr w:type="spellStart"/>
      <w:r w:rsidRPr="00BF63D7">
        <w:rPr>
          <w:rFonts w:ascii="Times New Roman" w:hAnsi="Times New Roman" w:cs="Times New Roman"/>
          <w:color w:val="000000"/>
        </w:rPr>
        <w:t>Stockhouse</w:t>
      </w:r>
      <w:proofErr w:type="spellEnd"/>
      <w:r w:rsidRPr="00BF63D7">
        <w:rPr>
          <w:rFonts w:ascii="Times New Roman" w:hAnsi="Times New Roman" w:cs="Times New Roman"/>
          <w:color w:val="000000"/>
        </w:rPr>
        <w:t xml:space="preserve"> II, 1973)</w:t>
      </w:r>
      <w:r>
        <w:rPr>
          <w:rFonts w:ascii="Times New Roman" w:hAnsi="Times New Roman" w:cs="Times New Roman"/>
          <w:color w:val="000000" w:themeColor="text1"/>
        </w:rPr>
        <w:t>, and therefore have the potential to make meaningful contributions to gene flow and limit differentiation via genetic drift. O</w:t>
      </w:r>
      <w:r w:rsidR="00B041B9">
        <w:rPr>
          <w:rFonts w:ascii="Times New Roman" w:hAnsi="Times New Roman" w:cs="Times New Roman"/>
          <w:color w:val="000000" w:themeColor="text1"/>
        </w:rPr>
        <w:t xml:space="preserve">ur prior work in this system has documented extensive gene flow range-wide, </w:t>
      </w:r>
      <w:r w:rsidR="00B041B9" w:rsidRPr="00F06423">
        <w:rPr>
          <w:rFonts w:ascii="Times New Roman" w:hAnsi="Times New Roman" w:cs="Times New Roman"/>
          <w:color w:val="000000" w:themeColor="text1"/>
        </w:rPr>
        <w:t xml:space="preserve">low genetic differentiation and weak isolation by distance </w:t>
      </w:r>
      <w:r w:rsidR="00B041B9" w:rsidRPr="00F06423">
        <w:rPr>
          <w:rFonts w:ascii="Times New Roman" w:hAnsi="Times New Roman" w:cs="Times New Roman"/>
          <w:color w:val="000000"/>
        </w:rPr>
        <w:t>(Skogen et al., 2019)</w:t>
      </w:r>
      <w:r w:rsidR="00B041B9" w:rsidRPr="00F06423">
        <w:rPr>
          <w:rFonts w:ascii="Times New Roman" w:hAnsi="Times New Roman" w:cs="Times New Roman"/>
          <w:color w:val="000000" w:themeColor="text1"/>
        </w:rPr>
        <w:t>. In addition, a</w:t>
      </w:r>
      <w:r w:rsidR="00B041B9" w:rsidRPr="00F06423">
        <w:rPr>
          <w:rFonts w:ascii="Times New Roman" w:hAnsi="Times New Roman" w:cs="Times New Roman"/>
          <w:color w:val="000000"/>
        </w:rPr>
        <w:t>lthough there was a significant relationship between genetic and geographic distance (Skogen et al., 2019)</w:t>
      </w:r>
      <w:r w:rsidR="00B041B9" w:rsidRPr="00F06423">
        <w:rPr>
          <w:rFonts w:ascii="Times New Roman" w:hAnsi="Times New Roman" w:cs="Times New Roman"/>
          <w:color w:val="000000" w:themeColor="text1"/>
        </w:rPr>
        <w:t>,</w:t>
      </w:r>
      <w:r w:rsidR="00B041B9" w:rsidRPr="00F06423">
        <w:rPr>
          <w:rFonts w:ascii="Times New Roman" w:hAnsi="Times New Roman" w:cs="Times New Roman"/>
          <w:color w:val="000000"/>
        </w:rPr>
        <w:t xml:space="preserve"> </w:t>
      </w:r>
      <w:r w:rsidR="00A32AA0">
        <w:rPr>
          <w:rFonts w:ascii="Times New Roman" w:hAnsi="Times New Roman" w:cs="Times New Roman"/>
          <w:color w:val="000000"/>
        </w:rPr>
        <w:t xml:space="preserve">we found that </w:t>
      </w:r>
      <w:r w:rsidR="00B041B9" w:rsidRPr="00E106EB">
        <w:rPr>
          <w:rFonts w:ascii="Times New Roman" w:hAnsi="Times New Roman" w:cs="Times New Roman"/>
          <w:color w:val="000000"/>
        </w:rPr>
        <w:t>clinal variation in linalool was related to geographic distance (partial Mantel test:</w:t>
      </w:r>
      <w:r w:rsidR="00B041B9" w:rsidRPr="00E106EB">
        <w:rPr>
          <w:rFonts w:ascii="Times New Roman" w:hAnsi="Times New Roman" w:cs="Times New Roman"/>
          <w:i/>
          <w:color w:val="000000"/>
        </w:rPr>
        <w:t xml:space="preserve"> R</w:t>
      </w:r>
      <w:r w:rsidR="00B041B9" w:rsidRPr="00E106EB">
        <w:rPr>
          <w:rFonts w:ascii="Times New Roman" w:hAnsi="Times New Roman" w:cs="Times New Roman"/>
          <w:i/>
          <w:color w:val="000000"/>
          <w:vertAlign w:val="superscript"/>
        </w:rPr>
        <w:t>2</w:t>
      </w:r>
      <w:r w:rsidR="00B041B9" w:rsidRPr="00E106EB">
        <w:rPr>
          <w:rFonts w:ascii="Times New Roman" w:hAnsi="Times New Roman" w:cs="Times New Roman"/>
          <w:color w:val="000000"/>
        </w:rPr>
        <w:t xml:space="preserve"> = 0.</w:t>
      </w:r>
      <w:r w:rsidR="00F41E6D" w:rsidRPr="00E106EB">
        <w:rPr>
          <w:rFonts w:ascii="Times New Roman" w:hAnsi="Times New Roman" w:cs="Times New Roman"/>
          <w:color w:val="000000"/>
        </w:rPr>
        <w:t>11</w:t>
      </w:r>
      <w:r w:rsidR="00B041B9" w:rsidRPr="00E106EB">
        <w:rPr>
          <w:rFonts w:ascii="Times New Roman" w:hAnsi="Times New Roman" w:cs="Times New Roman"/>
          <w:color w:val="000000"/>
        </w:rPr>
        <w:t>, coefficient = 0.</w:t>
      </w:r>
      <w:r w:rsidR="00F41E6D" w:rsidRPr="00E106EB">
        <w:rPr>
          <w:rFonts w:ascii="Times New Roman" w:hAnsi="Times New Roman" w:cs="Times New Roman"/>
          <w:color w:val="000000"/>
        </w:rPr>
        <w:t>35</w:t>
      </w:r>
      <w:r w:rsidR="00B041B9" w:rsidRPr="00E106EB">
        <w:rPr>
          <w:rFonts w:ascii="Times New Roman" w:hAnsi="Times New Roman" w:cs="Times New Roman"/>
          <w:color w:val="000000"/>
        </w:rPr>
        <w:t xml:space="preserve">, </w:t>
      </w:r>
      <w:r w:rsidR="00B041B9" w:rsidRPr="00E106EB">
        <w:rPr>
          <w:rFonts w:ascii="Times New Roman" w:hAnsi="Times New Roman" w:cs="Times New Roman"/>
          <w:i/>
          <w:color w:val="000000"/>
        </w:rPr>
        <w:t xml:space="preserve">t </w:t>
      </w:r>
      <w:r w:rsidR="00B041B9" w:rsidRPr="00E106EB">
        <w:rPr>
          <w:rFonts w:ascii="Times New Roman" w:hAnsi="Times New Roman" w:cs="Times New Roman"/>
          <w:color w:val="000000"/>
        </w:rPr>
        <w:t xml:space="preserve">= </w:t>
      </w:r>
      <w:r w:rsidR="00F41E6D" w:rsidRPr="00E106EB">
        <w:rPr>
          <w:rFonts w:ascii="Times New Roman" w:hAnsi="Times New Roman" w:cs="Times New Roman"/>
          <w:color w:val="000000"/>
        </w:rPr>
        <w:t>4.54</w:t>
      </w:r>
      <w:r w:rsidR="00B041B9" w:rsidRPr="00E106EB">
        <w:rPr>
          <w:rFonts w:ascii="Times New Roman" w:hAnsi="Times New Roman" w:cs="Times New Roman"/>
          <w:color w:val="000000"/>
        </w:rPr>
        <w:t xml:space="preserve">, </w:t>
      </w:r>
      <w:r w:rsidR="00B041B9" w:rsidRPr="00E106EB">
        <w:rPr>
          <w:rFonts w:ascii="Times New Roman" w:hAnsi="Times New Roman" w:cs="Times New Roman"/>
          <w:i/>
          <w:color w:val="000000"/>
        </w:rPr>
        <w:t>P</w:t>
      </w:r>
      <w:r w:rsidR="00B041B9" w:rsidRPr="00E106EB" w:rsidDel="00E82D13">
        <w:rPr>
          <w:rFonts w:ascii="Times New Roman" w:hAnsi="Times New Roman" w:cs="Times New Roman"/>
          <w:color w:val="000000"/>
        </w:rPr>
        <w:t xml:space="preserve"> </w:t>
      </w:r>
      <w:r w:rsidR="00B041B9" w:rsidRPr="00E106EB">
        <w:rPr>
          <w:rFonts w:ascii="Times New Roman" w:hAnsi="Times New Roman" w:cs="Times New Roman"/>
          <w:color w:val="000000"/>
        </w:rPr>
        <w:t xml:space="preserve">&lt; 0.01) but not genetic distance (partial Mantel test: </w:t>
      </w:r>
      <w:r w:rsidR="00B041B9" w:rsidRPr="00E106EB">
        <w:rPr>
          <w:rFonts w:ascii="Times New Roman" w:hAnsi="Times New Roman" w:cs="Times New Roman"/>
          <w:i/>
          <w:color w:val="000000"/>
        </w:rPr>
        <w:t>R</w:t>
      </w:r>
      <w:r w:rsidR="00B041B9" w:rsidRPr="00E106EB">
        <w:rPr>
          <w:rFonts w:ascii="Times New Roman" w:hAnsi="Times New Roman" w:cs="Times New Roman"/>
          <w:color w:val="000000"/>
          <w:vertAlign w:val="superscript"/>
        </w:rPr>
        <w:t>2</w:t>
      </w:r>
      <w:r w:rsidR="00B041B9" w:rsidRPr="00E106EB">
        <w:rPr>
          <w:rFonts w:ascii="Times New Roman" w:hAnsi="Times New Roman" w:cs="Times New Roman"/>
          <w:color w:val="000000"/>
        </w:rPr>
        <w:t xml:space="preserve"> = 0.</w:t>
      </w:r>
      <w:r w:rsidR="00F41E6D" w:rsidRPr="00E106EB">
        <w:rPr>
          <w:rFonts w:ascii="Times New Roman" w:hAnsi="Times New Roman" w:cs="Times New Roman"/>
          <w:color w:val="000000"/>
        </w:rPr>
        <w:t>11</w:t>
      </w:r>
      <w:r w:rsidR="00B041B9" w:rsidRPr="00E106EB">
        <w:rPr>
          <w:rFonts w:ascii="Times New Roman" w:hAnsi="Times New Roman" w:cs="Times New Roman"/>
          <w:color w:val="000000"/>
        </w:rPr>
        <w:t>, coefficient = -2.</w:t>
      </w:r>
      <w:r w:rsidR="00F41E6D" w:rsidRPr="00E106EB">
        <w:rPr>
          <w:rFonts w:ascii="Times New Roman" w:hAnsi="Times New Roman" w:cs="Times New Roman"/>
          <w:color w:val="000000"/>
        </w:rPr>
        <w:t>49</w:t>
      </w:r>
      <w:r w:rsidR="00B041B9" w:rsidRPr="00E106EB">
        <w:rPr>
          <w:rFonts w:ascii="Times New Roman" w:hAnsi="Times New Roman" w:cs="Times New Roman"/>
          <w:color w:val="000000"/>
        </w:rPr>
        <w:t xml:space="preserve">, </w:t>
      </w:r>
      <w:r w:rsidR="00B041B9" w:rsidRPr="00E106EB">
        <w:rPr>
          <w:rFonts w:ascii="Times New Roman" w:hAnsi="Times New Roman" w:cs="Times New Roman"/>
          <w:i/>
          <w:color w:val="000000"/>
        </w:rPr>
        <w:t>t</w:t>
      </w:r>
      <w:r w:rsidR="00B041B9" w:rsidRPr="00E106EB">
        <w:rPr>
          <w:rFonts w:ascii="Times New Roman" w:hAnsi="Times New Roman" w:cs="Times New Roman"/>
          <w:color w:val="000000"/>
        </w:rPr>
        <w:t xml:space="preserve"> = -1.</w:t>
      </w:r>
      <w:r w:rsidR="00F41E6D" w:rsidRPr="00E106EB">
        <w:rPr>
          <w:rFonts w:ascii="Times New Roman" w:hAnsi="Times New Roman" w:cs="Times New Roman"/>
          <w:color w:val="000000"/>
        </w:rPr>
        <w:t>50</w:t>
      </w:r>
      <w:r w:rsidR="00B041B9" w:rsidRPr="00E106EB">
        <w:rPr>
          <w:rFonts w:ascii="Times New Roman" w:hAnsi="Times New Roman" w:cs="Times New Roman"/>
          <w:color w:val="000000"/>
        </w:rPr>
        <w:t xml:space="preserve">, </w:t>
      </w:r>
      <w:r w:rsidR="00B041B9" w:rsidRPr="00E106EB">
        <w:rPr>
          <w:rFonts w:ascii="Times New Roman" w:hAnsi="Times New Roman" w:cs="Times New Roman"/>
          <w:i/>
          <w:color w:val="000000"/>
        </w:rPr>
        <w:t>P</w:t>
      </w:r>
      <w:r w:rsidR="00B041B9" w:rsidRPr="00E106EB" w:rsidDel="00E82D13">
        <w:rPr>
          <w:rFonts w:ascii="Times New Roman" w:hAnsi="Times New Roman" w:cs="Times New Roman"/>
          <w:color w:val="000000"/>
        </w:rPr>
        <w:t xml:space="preserve"> </w:t>
      </w:r>
      <w:r w:rsidR="00B041B9" w:rsidRPr="00E106EB">
        <w:rPr>
          <w:rFonts w:ascii="Times New Roman" w:hAnsi="Times New Roman" w:cs="Times New Roman"/>
          <w:color w:val="000000"/>
        </w:rPr>
        <w:t>= 0.</w:t>
      </w:r>
      <w:r w:rsidR="00F41E6D" w:rsidRPr="00E106EB">
        <w:rPr>
          <w:rFonts w:ascii="Times New Roman" w:hAnsi="Times New Roman" w:cs="Times New Roman"/>
          <w:color w:val="000000"/>
        </w:rPr>
        <w:t>30</w:t>
      </w:r>
      <w:r w:rsidR="00B041B9" w:rsidRPr="00E106EB">
        <w:rPr>
          <w:rFonts w:ascii="Times New Roman" w:hAnsi="Times New Roman" w:cs="Times New Roman"/>
          <w:color w:val="000000"/>
        </w:rPr>
        <w:t>).</w:t>
      </w:r>
      <w:r w:rsidR="00B041B9">
        <w:rPr>
          <w:rFonts w:ascii="Times New Roman" w:hAnsi="Times New Roman" w:cs="Times New Roman"/>
          <w:color w:val="000000" w:themeColor="text1"/>
        </w:rPr>
        <w:t xml:space="preserve"> These data</w:t>
      </w:r>
      <w:r w:rsidR="004035A8">
        <w:rPr>
          <w:rFonts w:ascii="Times New Roman" w:hAnsi="Times New Roman" w:cs="Times New Roman"/>
          <w:color w:val="000000" w:themeColor="text1"/>
        </w:rPr>
        <w:t xml:space="preserve"> suggest that </w:t>
      </w:r>
      <w:r w:rsidR="00B041B9">
        <w:rPr>
          <w:rFonts w:ascii="Times New Roman" w:hAnsi="Times New Roman" w:cs="Times New Roman"/>
          <w:color w:val="000000" w:themeColor="text1"/>
        </w:rPr>
        <w:t xml:space="preserve">the clinal variation in linalool </w:t>
      </w:r>
      <w:r w:rsidR="0025410C">
        <w:rPr>
          <w:rFonts w:ascii="Times New Roman" w:hAnsi="Times New Roman" w:cs="Times New Roman"/>
          <w:color w:val="000000" w:themeColor="text1"/>
        </w:rPr>
        <w:t>documented here for</w:t>
      </w:r>
      <w:r w:rsidR="00B041B9">
        <w:rPr>
          <w:rFonts w:ascii="Times New Roman" w:hAnsi="Times New Roman" w:cs="Times New Roman"/>
          <w:color w:val="000000" w:themeColor="text1"/>
        </w:rPr>
        <w:t xml:space="preserve"> </w:t>
      </w:r>
      <w:r w:rsidR="00B041B9">
        <w:rPr>
          <w:rFonts w:ascii="Times New Roman" w:hAnsi="Times New Roman" w:cs="Times New Roman"/>
          <w:i/>
          <w:iCs/>
          <w:color w:val="000000" w:themeColor="text1"/>
        </w:rPr>
        <w:t xml:space="preserve">O. </w:t>
      </w:r>
      <w:proofErr w:type="spellStart"/>
      <w:r w:rsidR="00B041B9">
        <w:rPr>
          <w:rFonts w:ascii="Times New Roman" w:hAnsi="Times New Roman" w:cs="Times New Roman"/>
          <w:i/>
          <w:iCs/>
          <w:color w:val="000000" w:themeColor="text1"/>
        </w:rPr>
        <w:t>harringtonii</w:t>
      </w:r>
      <w:proofErr w:type="spellEnd"/>
      <w:r w:rsidR="00B041B9">
        <w:rPr>
          <w:rFonts w:ascii="Times New Roman" w:hAnsi="Times New Roman" w:cs="Times New Roman"/>
          <w:i/>
          <w:iCs/>
          <w:color w:val="000000" w:themeColor="text1"/>
        </w:rPr>
        <w:t xml:space="preserve"> </w:t>
      </w:r>
      <w:r w:rsidR="00B041B9">
        <w:rPr>
          <w:rFonts w:ascii="Times New Roman" w:hAnsi="Times New Roman" w:cs="Times New Roman"/>
          <w:color w:val="000000" w:themeColor="text1"/>
        </w:rPr>
        <w:t xml:space="preserve">is unlikely to be explained by geographic variation in </w:t>
      </w:r>
      <w:r w:rsidR="0025410C">
        <w:rPr>
          <w:rFonts w:ascii="Times New Roman" w:hAnsi="Times New Roman" w:cs="Times New Roman"/>
          <w:color w:val="000000" w:themeColor="text1"/>
        </w:rPr>
        <w:t xml:space="preserve">the foraging </w:t>
      </w:r>
      <w:r w:rsidR="00B041B9">
        <w:rPr>
          <w:rFonts w:ascii="Times New Roman" w:hAnsi="Times New Roman" w:cs="Times New Roman"/>
          <w:color w:val="000000" w:themeColor="text1"/>
        </w:rPr>
        <w:t>preferences of</w:t>
      </w:r>
      <w:r w:rsidR="00B041B9" w:rsidRPr="00B041B9">
        <w:rPr>
          <w:rFonts w:ascii="Times New Roman" w:hAnsi="Times New Roman" w:cs="Times New Roman"/>
          <w:i/>
          <w:iCs/>
          <w:color w:val="000000" w:themeColor="text1"/>
        </w:rPr>
        <w:t xml:space="preserve"> </w:t>
      </w:r>
      <w:r w:rsidR="00B041B9">
        <w:rPr>
          <w:rFonts w:ascii="Times New Roman" w:hAnsi="Times New Roman" w:cs="Times New Roman"/>
          <w:i/>
          <w:iCs/>
          <w:color w:val="000000" w:themeColor="text1"/>
        </w:rPr>
        <w:t xml:space="preserve">H. </w:t>
      </w:r>
      <w:proofErr w:type="spellStart"/>
      <w:r w:rsidR="00B041B9">
        <w:rPr>
          <w:rFonts w:ascii="Times New Roman" w:hAnsi="Times New Roman" w:cs="Times New Roman"/>
          <w:i/>
          <w:iCs/>
          <w:color w:val="000000" w:themeColor="text1"/>
        </w:rPr>
        <w:t>lineata</w:t>
      </w:r>
      <w:proofErr w:type="spellEnd"/>
      <w:r w:rsidR="00B041B9">
        <w:rPr>
          <w:rFonts w:ascii="Times New Roman" w:hAnsi="Times New Roman" w:cs="Times New Roman"/>
          <w:color w:val="000000" w:themeColor="text1"/>
        </w:rPr>
        <w:t xml:space="preserve"> for different floral scent bouquets, or </w:t>
      </w:r>
      <w:r w:rsidR="004035A8">
        <w:rPr>
          <w:rFonts w:ascii="Times New Roman" w:hAnsi="Times New Roman" w:cs="Times New Roman"/>
          <w:color w:val="000000" w:themeColor="text1"/>
        </w:rPr>
        <w:t>genetic</w:t>
      </w:r>
      <w:r w:rsidR="00B041B9">
        <w:rPr>
          <w:rFonts w:ascii="Times New Roman" w:hAnsi="Times New Roman" w:cs="Times New Roman"/>
          <w:color w:val="000000" w:themeColor="text1"/>
        </w:rPr>
        <w:t xml:space="preserve"> drift</w:t>
      </w:r>
      <w:r w:rsidR="000E29D8">
        <w:rPr>
          <w:rFonts w:ascii="Times New Roman" w:hAnsi="Times New Roman" w:cs="Times New Roman"/>
          <w:color w:val="000000" w:themeColor="text1"/>
        </w:rPr>
        <w:t xml:space="preserve">, suggesting </w:t>
      </w:r>
      <w:commentRangeStart w:id="355"/>
      <w:r w:rsidR="000E29D8">
        <w:rPr>
          <w:rFonts w:ascii="Times New Roman" w:hAnsi="Times New Roman" w:cs="Times New Roman"/>
          <w:color w:val="000000" w:themeColor="text1"/>
        </w:rPr>
        <w:t>that other biotic or abiotic factors are at play.</w:t>
      </w:r>
      <w:r w:rsidR="00F06423">
        <w:rPr>
          <w:color w:val="000000"/>
        </w:rPr>
        <w:t xml:space="preserve"> </w:t>
      </w:r>
      <w:commentRangeEnd w:id="355"/>
      <w:r w:rsidR="00687A53">
        <w:rPr>
          <w:rStyle w:val="CommentReference"/>
        </w:rPr>
        <w:commentReference w:id="355"/>
      </w:r>
    </w:p>
    <w:p w14:paraId="54756C9D" w14:textId="0E894D96" w:rsidR="00213D1A" w:rsidRPr="0083146A" w:rsidRDefault="007569C1" w:rsidP="000271D1">
      <w:pPr>
        <w:spacing w:line="480" w:lineRule="auto"/>
        <w:ind w:firstLine="720"/>
        <w:rPr>
          <w:rFonts w:ascii="Times New Roman" w:hAnsi="Times New Roman" w:cs="Times New Roman"/>
          <w:shd w:val="clear" w:color="auto" w:fill="FCFCFC"/>
        </w:rPr>
      </w:pPr>
      <w:r w:rsidRPr="0083146A">
        <w:rPr>
          <w:rFonts w:ascii="Times New Roman" w:hAnsi="Times New Roman" w:cs="Times New Roman"/>
          <w:color w:val="000000"/>
        </w:rPr>
        <w:t>Last, l</w:t>
      </w:r>
      <w:r w:rsidR="00213D1A" w:rsidRPr="0083146A">
        <w:rPr>
          <w:rFonts w:ascii="Times New Roman" w:hAnsi="Times New Roman" w:cs="Times New Roman"/>
          <w:color w:val="000000"/>
        </w:rPr>
        <w:t>inalool can be present in different chiral configurations and ecological contexts</w:t>
      </w:r>
      <w:r w:rsidR="00E631BD" w:rsidRPr="0083146A">
        <w:rPr>
          <w:rFonts w:ascii="Times New Roman" w:hAnsi="Times New Roman" w:cs="Times New Roman"/>
          <w:color w:val="000000"/>
        </w:rPr>
        <w:t xml:space="preserve">, </w:t>
      </w:r>
      <w:r w:rsidR="0041161F" w:rsidRPr="0083146A">
        <w:rPr>
          <w:rFonts w:ascii="Times New Roman" w:hAnsi="Times New Roman" w:cs="Times New Roman"/>
          <w:color w:val="000000"/>
        </w:rPr>
        <w:t xml:space="preserve">is not restricted to hawkmoth-pollinated plants, </w:t>
      </w:r>
      <w:r w:rsidR="00E631BD" w:rsidRPr="0083146A">
        <w:rPr>
          <w:rFonts w:ascii="Times New Roman" w:hAnsi="Times New Roman" w:cs="Times New Roman"/>
          <w:color w:val="000000"/>
        </w:rPr>
        <w:t>and</w:t>
      </w:r>
      <w:r w:rsidR="00E631BD" w:rsidRPr="0083146A">
        <w:rPr>
          <w:rFonts w:ascii="Times New Roman" w:hAnsi="Times New Roman" w:cs="Times New Roman"/>
          <w:shd w:val="clear" w:color="auto" w:fill="FCFCFC"/>
        </w:rPr>
        <w:t xml:space="preserve"> is not limited to a floral context</w:t>
      </w:r>
      <w:r w:rsidR="00213D1A" w:rsidRPr="0083146A">
        <w:rPr>
          <w:rFonts w:ascii="Times New Roman" w:hAnsi="Times New Roman" w:cs="Times New Roman"/>
          <w:color w:val="000000"/>
        </w:rPr>
        <w:t xml:space="preserve"> (rev. by </w:t>
      </w:r>
      <w:proofErr w:type="spellStart"/>
      <w:r w:rsidR="00213D1A" w:rsidRPr="0083146A">
        <w:rPr>
          <w:rFonts w:ascii="Times New Roman" w:hAnsi="Times New Roman" w:cs="Times New Roman"/>
          <w:color w:val="000000"/>
        </w:rPr>
        <w:lastRenderedPageBreak/>
        <w:t>Raguso</w:t>
      </w:r>
      <w:proofErr w:type="spellEnd"/>
      <w:r w:rsidR="00213D1A" w:rsidRPr="0083146A">
        <w:rPr>
          <w:rFonts w:ascii="Times New Roman" w:hAnsi="Times New Roman" w:cs="Times New Roman"/>
          <w:color w:val="000000"/>
        </w:rPr>
        <w:t xml:space="preserve">, 2016; </w:t>
      </w:r>
      <w:proofErr w:type="spellStart"/>
      <w:r w:rsidR="00213D1A" w:rsidRPr="0083146A">
        <w:rPr>
          <w:rFonts w:ascii="Times New Roman" w:hAnsi="Times New Roman" w:cs="Times New Roman"/>
          <w:color w:val="000000"/>
        </w:rPr>
        <w:t>Raguso</w:t>
      </w:r>
      <w:proofErr w:type="spellEnd"/>
      <w:r w:rsidR="00213D1A" w:rsidRPr="0083146A">
        <w:rPr>
          <w:rFonts w:ascii="Times New Roman" w:hAnsi="Times New Roman" w:cs="Times New Roman"/>
          <w:color w:val="000000"/>
        </w:rPr>
        <w:t xml:space="preserve"> and </w:t>
      </w:r>
      <w:proofErr w:type="spellStart"/>
      <w:r w:rsidR="00213D1A" w:rsidRPr="0083146A">
        <w:rPr>
          <w:rFonts w:ascii="Times New Roman" w:hAnsi="Times New Roman" w:cs="Times New Roman"/>
          <w:color w:val="000000"/>
        </w:rPr>
        <w:t>Pichersky</w:t>
      </w:r>
      <w:proofErr w:type="spellEnd"/>
      <w:r w:rsidR="00213D1A" w:rsidRPr="0083146A">
        <w:rPr>
          <w:rFonts w:ascii="Times New Roman" w:hAnsi="Times New Roman" w:cs="Times New Roman"/>
          <w:color w:val="000000"/>
        </w:rPr>
        <w:t>, 1999). For example, (</w:t>
      </w:r>
      <w:r w:rsidR="00213D1A" w:rsidRPr="00B57F9A">
        <w:rPr>
          <w:rFonts w:ascii="Times New Roman" w:hAnsi="Times New Roman" w:cs="Times New Roman"/>
          <w:i/>
          <w:iCs/>
          <w:color w:val="000000"/>
        </w:rPr>
        <w:t>S</w:t>
      </w:r>
      <w:r w:rsidR="00213D1A" w:rsidRPr="0083146A">
        <w:rPr>
          <w:rFonts w:ascii="Times New Roman" w:hAnsi="Times New Roman" w:cs="Times New Roman"/>
          <w:color w:val="000000"/>
        </w:rPr>
        <w:t>)</w:t>
      </w:r>
      <w:ins w:id="356" w:author="Krissa Skogen" w:date="2022-01-06T10:13:00Z">
        <w:r w:rsidR="00820736">
          <w:rPr>
            <w:rFonts w:ascii="Times New Roman" w:hAnsi="Times New Roman" w:cs="Times New Roman"/>
            <w:color w:val="000000"/>
          </w:rPr>
          <w:t>-</w:t>
        </w:r>
      </w:ins>
      <w:r w:rsidR="00213D1A" w:rsidRPr="0083146A">
        <w:rPr>
          <w:rFonts w:ascii="Times New Roman" w:hAnsi="Times New Roman" w:cs="Times New Roman"/>
          <w:color w:val="000000"/>
        </w:rPr>
        <w:t xml:space="preserve">(+)-linalool is a target of phenotypic selection, increasing seed fitness in bee-pollinated </w:t>
      </w:r>
      <w:r w:rsidR="00213D1A" w:rsidRPr="0083146A">
        <w:rPr>
          <w:rFonts w:ascii="Times New Roman" w:hAnsi="Times New Roman" w:cs="Times New Roman"/>
          <w:i/>
          <w:iCs/>
          <w:color w:val="000000"/>
        </w:rPr>
        <w:t>Penstemon digitalis</w:t>
      </w:r>
      <w:r w:rsidR="00213D1A" w:rsidRPr="0083146A">
        <w:rPr>
          <w:rFonts w:ascii="Times New Roman" w:hAnsi="Times New Roman" w:cs="Times New Roman"/>
          <w:color w:val="000000"/>
        </w:rPr>
        <w:t xml:space="preserve"> (</w:t>
      </w:r>
      <w:proofErr w:type="spellStart"/>
      <w:r w:rsidR="00213D1A" w:rsidRPr="0083146A">
        <w:rPr>
          <w:rFonts w:ascii="Times New Roman" w:hAnsi="Times New Roman" w:cs="Times New Roman"/>
          <w:color w:val="000000"/>
        </w:rPr>
        <w:t>Parachnowitsch</w:t>
      </w:r>
      <w:proofErr w:type="spellEnd"/>
      <w:r w:rsidR="00213D1A" w:rsidRPr="0083146A">
        <w:rPr>
          <w:rFonts w:ascii="Times New Roman" w:hAnsi="Times New Roman" w:cs="Times New Roman"/>
          <w:color w:val="000000"/>
        </w:rPr>
        <w:t xml:space="preserve"> et al., 2012). Specific ratios of this enantiomer with other monoterpenes were shown to mediate obligate mutualism between </w:t>
      </w:r>
      <w:r w:rsidR="00213D1A" w:rsidRPr="0083146A">
        <w:rPr>
          <w:rFonts w:ascii="Times New Roman" w:hAnsi="Times New Roman" w:cs="Times New Roman"/>
          <w:i/>
          <w:color w:val="000000"/>
        </w:rPr>
        <w:t xml:space="preserve">Ficus </w:t>
      </w:r>
      <w:proofErr w:type="spellStart"/>
      <w:r w:rsidR="00213D1A" w:rsidRPr="0083146A">
        <w:rPr>
          <w:rFonts w:ascii="Times New Roman" w:hAnsi="Times New Roman" w:cs="Times New Roman"/>
          <w:i/>
          <w:color w:val="000000"/>
        </w:rPr>
        <w:t>hispida</w:t>
      </w:r>
      <w:proofErr w:type="spellEnd"/>
      <w:r w:rsidR="00213D1A" w:rsidRPr="0083146A">
        <w:rPr>
          <w:rFonts w:ascii="Times New Roman" w:hAnsi="Times New Roman" w:cs="Times New Roman"/>
          <w:color w:val="000000"/>
        </w:rPr>
        <w:t xml:space="preserve"> and its pollinating wasps (Chen and Song, 2008). </w:t>
      </w:r>
      <w:commentRangeStart w:id="357"/>
      <w:commentRangeStart w:id="358"/>
      <w:r w:rsidR="00E631BD" w:rsidRPr="0083146A">
        <w:rPr>
          <w:rFonts w:ascii="Times New Roman" w:hAnsi="Times New Roman" w:cs="Times New Roman"/>
          <w:shd w:val="clear" w:color="auto" w:fill="FCFCFC"/>
        </w:rPr>
        <w:t>Linalool</w:t>
      </w:r>
      <w:r w:rsidRPr="0083146A">
        <w:rPr>
          <w:rFonts w:ascii="Times New Roman" w:hAnsi="Times New Roman" w:cs="Times New Roman"/>
          <w:shd w:val="clear" w:color="auto" w:fill="FCFCFC"/>
        </w:rPr>
        <w:t xml:space="preserve"> is also a common vegetative volatile, either emitted constitutively by glandular trichomes or as a component of systemically released blends induced by herbivory (rev. by </w:t>
      </w:r>
      <w:r w:rsidRPr="0083146A">
        <w:rPr>
          <w:rFonts w:ascii="Times New Roman" w:hAnsi="Times New Roman" w:cs="Times New Roman"/>
        </w:rPr>
        <w:t>(</w:t>
      </w:r>
      <w:proofErr w:type="spellStart"/>
      <w:r w:rsidRPr="0083146A">
        <w:rPr>
          <w:rFonts w:ascii="Times New Roman" w:hAnsi="Times New Roman" w:cs="Times New Roman"/>
        </w:rPr>
        <w:t>Raguso</w:t>
      </w:r>
      <w:proofErr w:type="spellEnd"/>
      <w:r w:rsidRPr="0083146A">
        <w:rPr>
          <w:rFonts w:ascii="Times New Roman" w:hAnsi="Times New Roman" w:cs="Times New Roman"/>
        </w:rPr>
        <w:t>, 2016)</w:t>
      </w:r>
      <w:r w:rsidRPr="0083146A">
        <w:rPr>
          <w:rFonts w:ascii="Times New Roman" w:hAnsi="Times New Roman" w:cs="Times New Roman"/>
          <w:shd w:val="clear" w:color="auto" w:fill="FCFCFC"/>
        </w:rPr>
        <w:t>.</w:t>
      </w:r>
      <w:r>
        <w:rPr>
          <w:rFonts w:ascii="Times New Roman" w:hAnsi="Times New Roman" w:cs="Times New Roman"/>
          <w:bCs/>
        </w:rPr>
        <w:t xml:space="preserve"> </w:t>
      </w:r>
      <w:r w:rsidR="0083146A" w:rsidRPr="0083146A">
        <w:rPr>
          <w:rFonts w:ascii="Times New Roman" w:hAnsi="Times New Roman" w:cs="Times New Roman"/>
          <w:shd w:val="clear" w:color="auto" w:fill="FCFCFC"/>
        </w:rPr>
        <w:t xml:space="preserve">A transcriptome study of </w:t>
      </w:r>
      <w:r w:rsidR="0083146A" w:rsidRPr="0083146A">
        <w:rPr>
          <w:rFonts w:ascii="Times New Roman" w:hAnsi="Times New Roman" w:cs="Times New Roman"/>
          <w:i/>
          <w:iCs/>
          <w:shd w:val="clear" w:color="auto" w:fill="FCFCFC"/>
        </w:rPr>
        <w:t xml:space="preserve">O. </w:t>
      </w:r>
      <w:proofErr w:type="spellStart"/>
      <w:r w:rsidR="0083146A" w:rsidRPr="0083146A">
        <w:rPr>
          <w:rFonts w:ascii="Times New Roman" w:hAnsi="Times New Roman" w:cs="Times New Roman"/>
          <w:i/>
          <w:iCs/>
          <w:shd w:val="clear" w:color="auto" w:fill="FCFCFC"/>
        </w:rPr>
        <w:t>harringtonii</w:t>
      </w:r>
      <w:proofErr w:type="spellEnd"/>
      <w:r w:rsidR="0083146A" w:rsidRPr="0083146A">
        <w:rPr>
          <w:rFonts w:ascii="Times New Roman" w:hAnsi="Times New Roman" w:cs="Times New Roman"/>
          <w:i/>
          <w:iCs/>
          <w:shd w:val="clear" w:color="auto" w:fill="FCFCFC"/>
        </w:rPr>
        <w:t xml:space="preserve"> </w:t>
      </w:r>
      <w:r w:rsidR="0083146A" w:rsidRPr="0083146A">
        <w:rPr>
          <w:rFonts w:ascii="Times New Roman" w:hAnsi="Times New Roman" w:cs="Times New Roman"/>
          <w:shd w:val="clear" w:color="auto" w:fill="FCFCFC"/>
        </w:rPr>
        <w:t xml:space="preserve">revealed differential expression of linalool, primarily due to differences in genes expressed in petals and not leaves </w:t>
      </w:r>
      <w:r w:rsidR="0083146A" w:rsidRPr="0083146A">
        <w:rPr>
          <w:rFonts w:ascii="Times New Roman" w:hAnsi="Times New Roman" w:cs="Times New Roman"/>
          <w:noProof/>
          <w:shd w:val="clear" w:color="auto" w:fill="FCFCFC"/>
        </w:rPr>
        <w:t xml:space="preserve">(Bechen et al., </w:t>
      </w:r>
      <w:r w:rsidR="00FA23F6">
        <w:rPr>
          <w:rFonts w:ascii="Times New Roman" w:hAnsi="Times New Roman" w:cs="Times New Roman"/>
          <w:noProof/>
          <w:shd w:val="clear" w:color="auto" w:fill="FCFCFC"/>
        </w:rPr>
        <w:t>i</w:t>
      </w:r>
      <w:r w:rsidR="0083146A" w:rsidRPr="0083146A">
        <w:rPr>
          <w:rFonts w:ascii="Times New Roman" w:hAnsi="Times New Roman" w:cs="Times New Roman"/>
          <w:noProof/>
          <w:shd w:val="clear" w:color="auto" w:fill="FCFCFC"/>
        </w:rPr>
        <w:t xml:space="preserve">n </w:t>
      </w:r>
      <w:r w:rsidR="00FA23F6" w:rsidRPr="0082233D">
        <w:rPr>
          <w:rFonts w:ascii="Times New Roman" w:hAnsi="Times New Roman" w:cs="Times New Roman"/>
          <w:noProof/>
          <w:highlight w:val="yellow"/>
          <w:shd w:val="clear" w:color="auto" w:fill="FCFCFC"/>
          <w:rPrChange w:id="359" w:author="Robert" w:date="2021-12-29T12:58:00Z">
            <w:rPr>
              <w:rFonts w:ascii="Times New Roman" w:hAnsi="Times New Roman" w:cs="Times New Roman"/>
              <w:noProof/>
              <w:shd w:val="clear" w:color="auto" w:fill="FCFCFC"/>
            </w:rPr>
          </w:rPrChange>
        </w:rPr>
        <w:t>press</w:t>
      </w:r>
      <w:r w:rsidR="0083146A" w:rsidRPr="0083146A">
        <w:rPr>
          <w:rFonts w:ascii="Times New Roman" w:hAnsi="Times New Roman" w:cs="Times New Roman"/>
          <w:noProof/>
          <w:shd w:val="clear" w:color="auto" w:fill="FCFCFC"/>
        </w:rPr>
        <w:t>)</w:t>
      </w:r>
      <w:r w:rsidR="0083146A" w:rsidRPr="0083146A">
        <w:rPr>
          <w:rFonts w:ascii="Times New Roman" w:hAnsi="Times New Roman" w:cs="Times New Roman"/>
          <w:shd w:val="clear" w:color="auto" w:fill="FCFCFC"/>
        </w:rPr>
        <w:t xml:space="preserve">. </w:t>
      </w:r>
      <w:commentRangeEnd w:id="357"/>
      <w:r w:rsidR="00D16C0F">
        <w:rPr>
          <w:rStyle w:val="CommentReference"/>
        </w:rPr>
        <w:commentReference w:id="357"/>
      </w:r>
      <w:commentRangeEnd w:id="358"/>
      <w:r w:rsidR="00FA23F6">
        <w:rPr>
          <w:rStyle w:val="CommentReference"/>
        </w:rPr>
        <w:commentReference w:id="358"/>
      </w:r>
      <w:r w:rsidR="0083146A" w:rsidRPr="0083146A">
        <w:rPr>
          <w:rFonts w:ascii="Times New Roman" w:hAnsi="Times New Roman" w:cs="Times New Roman"/>
          <w:shd w:val="clear" w:color="auto" w:fill="FCFCFC"/>
        </w:rPr>
        <w:t xml:space="preserve">However, the extent to which linalool is an attractant or deterrent to antagonists and whether it is constitutively expressed or induced </w:t>
      </w:r>
      <w:r w:rsidR="006A6161">
        <w:rPr>
          <w:rFonts w:ascii="Times New Roman" w:hAnsi="Times New Roman" w:cs="Times New Roman"/>
          <w:shd w:val="clear" w:color="auto" w:fill="FCFCFC"/>
        </w:rPr>
        <w:t xml:space="preserve">in this system </w:t>
      </w:r>
      <w:r w:rsidR="0083146A" w:rsidRPr="0083146A">
        <w:rPr>
          <w:rFonts w:ascii="Times New Roman" w:hAnsi="Times New Roman" w:cs="Times New Roman"/>
          <w:shd w:val="clear" w:color="auto" w:fill="FCFCFC"/>
        </w:rPr>
        <w:t>remain to be determined.</w:t>
      </w:r>
    </w:p>
    <w:p w14:paraId="6F9158E3" w14:textId="77777777" w:rsidR="00FB71EC" w:rsidRDefault="00FB71EC" w:rsidP="000271D1">
      <w:pPr>
        <w:spacing w:line="480" w:lineRule="auto"/>
        <w:rPr>
          <w:rFonts w:ascii="Times New Roman" w:hAnsi="Times New Roman" w:cs="Times New Roman"/>
          <w:b/>
        </w:rPr>
      </w:pPr>
    </w:p>
    <w:p w14:paraId="3A5C9D9E" w14:textId="198C33FD" w:rsidR="00F37D7B" w:rsidRDefault="0054492D" w:rsidP="000271D1">
      <w:pPr>
        <w:spacing w:line="480" w:lineRule="auto"/>
        <w:rPr>
          <w:rFonts w:ascii="Times New Roman" w:hAnsi="Times New Roman" w:cs="Times New Roman"/>
          <w:b/>
        </w:rPr>
      </w:pPr>
      <w:r>
        <w:rPr>
          <w:rFonts w:ascii="Times New Roman" w:hAnsi="Times New Roman" w:cs="Times New Roman"/>
          <w:b/>
        </w:rPr>
        <w:t xml:space="preserve">3. </w:t>
      </w:r>
      <w:r w:rsidR="003A51AF" w:rsidRPr="00A261E1">
        <w:rPr>
          <w:rFonts w:ascii="Times New Roman" w:hAnsi="Times New Roman" w:cs="Times New Roman"/>
          <w:b/>
        </w:rPr>
        <w:t>Conclusions</w:t>
      </w:r>
    </w:p>
    <w:p w14:paraId="02AA5AFC" w14:textId="38C53693" w:rsidR="00B978C0" w:rsidRPr="00FB71EC" w:rsidRDefault="000C01A5" w:rsidP="000271D1">
      <w:pPr>
        <w:spacing w:line="480" w:lineRule="auto"/>
        <w:ind w:firstLine="720"/>
        <w:rPr>
          <w:rFonts w:ascii="Times New Roman" w:hAnsi="Times New Roman" w:cs="Times New Roman"/>
        </w:rPr>
      </w:pPr>
      <w:r>
        <w:rPr>
          <w:rFonts w:ascii="Times New Roman" w:hAnsi="Times New Roman" w:cs="Times New Roman"/>
          <w:bCs/>
        </w:rPr>
        <w:t>We provide the most comprehensive dataset of intraspecific variation in floral volatiles to dat</w:t>
      </w:r>
      <w:r w:rsidR="00465072">
        <w:rPr>
          <w:rFonts w:ascii="Times New Roman" w:hAnsi="Times New Roman" w:cs="Times New Roman"/>
          <w:bCs/>
        </w:rPr>
        <w:t xml:space="preserve">e, which revealed clinal variation in linalool production in </w:t>
      </w:r>
      <w:r w:rsidR="00465072">
        <w:rPr>
          <w:rFonts w:ascii="Times New Roman" w:hAnsi="Times New Roman" w:cs="Times New Roman"/>
          <w:bCs/>
          <w:i/>
          <w:iCs/>
        </w:rPr>
        <w:t xml:space="preserve">O. </w:t>
      </w:r>
      <w:proofErr w:type="spellStart"/>
      <w:r w:rsidR="00465072">
        <w:rPr>
          <w:rFonts w:ascii="Times New Roman" w:hAnsi="Times New Roman" w:cs="Times New Roman"/>
          <w:bCs/>
          <w:i/>
          <w:iCs/>
        </w:rPr>
        <w:t>harringtonii</w:t>
      </w:r>
      <w:proofErr w:type="spellEnd"/>
      <w:r w:rsidR="00465072">
        <w:rPr>
          <w:rFonts w:ascii="Times New Roman" w:hAnsi="Times New Roman" w:cs="Times New Roman"/>
          <w:bCs/>
          <w:i/>
          <w:iCs/>
        </w:rPr>
        <w:t xml:space="preserve">. </w:t>
      </w:r>
      <w:r w:rsidR="00E50817">
        <w:rPr>
          <w:rFonts w:ascii="Times New Roman" w:hAnsi="Times New Roman" w:cs="Times New Roman"/>
          <w:bCs/>
        </w:rPr>
        <w:t>Such extensive sampling may be needed to accurately capture the nature of variation in wild populations, which has important implications for</w:t>
      </w:r>
      <w:r w:rsidR="002E62B6">
        <w:rPr>
          <w:rFonts w:ascii="Times New Roman" w:hAnsi="Times New Roman" w:cs="Times New Roman"/>
          <w:bCs/>
        </w:rPr>
        <w:t xml:space="preserve"> understanding floral trait evolution and for</w:t>
      </w:r>
      <w:r w:rsidR="00E50817">
        <w:rPr>
          <w:rFonts w:ascii="Times New Roman" w:hAnsi="Times New Roman" w:cs="Times New Roman"/>
          <w:bCs/>
        </w:rPr>
        <w:t xml:space="preserve"> inferences of selective pressures and adaptation within and among species and at higher taxonomic levels. </w:t>
      </w:r>
      <w:r w:rsidR="000B413C" w:rsidRPr="00A261E1">
        <w:rPr>
          <w:rFonts w:ascii="Times New Roman" w:hAnsi="Times New Roman" w:cs="Times New Roman"/>
          <w:color w:val="000000" w:themeColor="text1"/>
        </w:rPr>
        <w:t xml:space="preserve">Now that floral scent is more commonly studied, </w:t>
      </w:r>
      <w:proofErr w:type="gramStart"/>
      <w:r w:rsidR="000B413C" w:rsidRPr="00A261E1">
        <w:rPr>
          <w:rFonts w:ascii="Times New Roman" w:hAnsi="Times New Roman" w:cs="Times New Roman"/>
          <w:color w:val="000000" w:themeColor="text1"/>
        </w:rPr>
        <w:t>it is clear that geographic</w:t>
      </w:r>
      <w:proofErr w:type="gramEnd"/>
      <w:r w:rsidR="000B413C" w:rsidRPr="00A261E1">
        <w:rPr>
          <w:rFonts w:ascii="Times New Roman" w:hAnsi="Times New Roman" w:cs="Times New Roman"/>
          <w:color w:val="000000" w:themeColor="text1"/>
        </w:rPr>
        <w:t xml:space="preserve"> variation in scent composition is a widespread phenomenon with many potential causes</w:t>
      </w:r>
      <w:r w:rsidR="000B413C">
        <w:rPr>
          <w:rFonts w:ascii="Times New Roman" w:hAnsi="Times New Roman" w:cs="Times New Roman"/>
          <w:color w:val="000000" w:themeColor="text1"/>
        </w:rPr>
        <w:t xml:space="preserve"> </w:t>
      </w:r>
      <w:r w:rsidR="000B413C" w:rsidRPr="00226297">
        <w:rPr>
          <w:rFonts w:ascii="Times New Roman" w:hAnsi="Times New Roman" w:cs="Times New Roman"/>
          <w:color w:val="000000" w:themeColor="text1"/>
        </w:rPr>
        <w:t xml:space="preserve">(rev. by </w:t>
      </w:r>
      <w:r w:rsidR="00403CCC">
        <w:rPr>
          <w:rFonts w:ascii="Times New Roman" w:hAnsi="Times New Roman" w:cs="Times New Roman"/>
          <w:color w:val="000000"/>
        </w:rPr>
        <w:t>(</w:t>
      </w:r>
      <w:proofErr w:type="spellStart"/>
      <w:r w:rsidR="00403CCC">
        <w:rPr>
          <w:rFonts w:ascii="Times New Roman" w:hAnsi="Times New Roman" w:cs="Times New Roman"/>
          <w:color w:val="000000"/>
        </w:rPr>
        <w:t>Delle-Vedove</w:t>
      </w:r>
      <w:proofErr w:type="spellEnd"/>
      <w:r w:rsidR="00403CCC">
        <w:rPr>
          <w:rFonts w:ascii="Times New Roman" w:hAnsi="Times New Roman" w:cs="Times New Roman"/>
          <w:color w:val="000000"/>
        </w:rPr>
        <w:t xml:space="preserve"> et al., 2017)</w:t>
      </w:r>
      <w:r w:rsidR="000B413C">
        <w:rPr>
          <w:rFonts w:ascii="Times New Roman" w:hAnsi="Times New Roman" w:cs="Times New Roman"/>
          <w:color w:val="000000" w:themeColor="text1"/>
        </w:rPr>
        <w:t>.</w:t>
      </w:r>
      <w:r w:rsidR="002E62B6">
        <w:rPr>
          <w:rFonts w:ascii="Times New Roman" w:hAnsi="Times New Roman" w:cs="Times New Roman"/>
          <w:color w:val="000000" w:themeColor="text1"/>
        </w:rPr>
        <w:t xml:space="preserve"> </w:t>
      </w:r>
      <w:r w:rsidR="00FB71EC">
        <w:rPr>
          <w:rFonts w:ascii="Times New Roman" w:hAnsi="Times New Roman" w:cs="Times New Roman"/>
        </w:rPr>
        <w:t xml:space="preserve">When phenotypic variation is geographically structured, selection can lead to adaptive divergence. </w:t>
      </w:r>
      <w:r w:rsidR="00D87C41">
        <w:rPr>
          <w:rFonts w:ascii="Times New Roman" w:hAnsi="Times New Roman" w:cs="Times New Roman"/>
          <w:bCs/>
        </w:rPr>
        <w:t>Fu</w:t>
      </w:r>
      <w:r w:rsidR="00792C9A">
        <w:rPr>
          <w:rFonts w:ascii="Times New Roman" w:hAnsi="Times New Roman" w:cs="Times New Roman"/>
          <w:bCs/>
        </w:rPr>
        <w:t>ture work is needed to assess</w:t>
      </w:r>
      <w:r w:rsidR="00D87C41">
        <w:rPr>
          <w:rFonts w:ascii="Times New Roman" w:hAnsi="Times New Roman" w:cs="Times New Roman"/>
          <w:bCs/>
        </w:rPr>
        <w:t xml:space="preserve"> the </w:t>
      </w:r>
      <w:r w:rsidR="00D87C41">
        <w:rPr>
          <w:rFonts w:ascii="Times New Roman" w:hAnsi="Times New Roman" w:cs="Times New Roman"/>
          <w:color w:val="000000" w:themeColor="text1"/>
        </w:rPr>
        <w:t xml:space="preserve">genetic basis of </w:t>
      </w:r>
      <w:r w:rsidR="00792C9A">
        <w:rPr>
          <w:rFonts w:ascii="Times New Roman" w:hAnsi="Times New Roman" w:cs="Times New Roman"/>
          <w:color w:val="000000" w:themeColor="text1"/>
        </w:rPr>
        <w:t xml:space="preserve">linalool </w:t>
      </w:r>
      <w:r w:rsidR="00D87C41">
        <w:rPr>
          <w:rFonts w:ascii="Times New Roman" w:hAnsi="Times New Roman" w:cs="Times New Roman"/>
          <w:color w:val="000000" w:themeColor="text1"/>
        </w:rPr>
        <w:t>variation</w:t>
      </w:r>
      <w:r w:rsidR="00792C9A">
        <w:rPr>
          <w:rFonts w:ascii="Times New Roman" w:hAnsi="Times New Roman" w:cs="Times New Roman"/>
          <w:color w:val="000000" w:themeColor="text1"/>
        </w:rPr>
        <w:t xml:space="preserve"> </w:t>
      </w:r>
      <w:r w:rsidR="000B413C">
        <w:rPr>
          <w:rFonts w:ascii="Times New Roman" w:hAnsi="Times New Roman" w:cs="Times New Roman"/>
          <w:color w:val="000000" w:themeColor="text1"/>
        </w:rPr>
        <w:t xml:space="preserve">in </w:t>
      </w:r>
      <w:r w:rsidR="000B413C">
        <w:rPr>
          <w:rFonts w:ascii="Times New Roman" w:hAnsi="Times New Roman" w:cs="Times New Roman"/>
          <w:i/>
          <w:iCs/>
          <w:color w:val="000000" w:themeColor="text1"/>
        </w:rPr>
        <w:t xml:space="preserve">O. </w:t>
      </w:r>
      <w:proofErr w:type="spellStart"/>
      <w:r w:rsidR="000B413C">
        <w:rPr>
          <w:rFonts w:ascii="Times New Roman" w:hAnsi="Times New Roman" w:cs="Times New Roman"/>
          <w:i/>
          <w:iCs/>
          <w:color w:val="000000" w:themeColor="text1"/>
        </w:rPr>
        <w:t>harringtonii</w:t>
      </w:r>
      <w:proofErr w:type="spellEnd"/>
      <w:r w:rsidR="000B413C">
        <w:rPr>
          <w:rFonts w:ascii="Times New Roman" w:hAnsi="Times New Roman" w:cs="Times New Roman"/>
          <w:i/>
          <w:iCs/>
          <w:color w:val="000000" w:themeColor="text1"/>
        </w:rPr>
        <w:t xml:space="preserve"> </w:t>
      </w:r>
      <w:r w:rsidR="00792C9A">
        <w:rPr>
          <w:rFonts w:ascii="Times New Roman" w:hAnsi="Times New Roman" w:cs="Times New Roman"/>
          <w:color w:val="000000" w:themeColor="text1"/>
        </w:rPr>
        <w:t xml:space="preserve">and to explore the causal mechanisms that created the clinal pattern of linalool </w:t>
      </w:r>
      <w:r w:rsidR="00792C9A">
        <w:rPr>
          <w:rFonts w:ascii="Times New Roman" w:hAnsi="Times New Roman" w:cs="Times New Roman"/>
          <w:color w:val="000000" w:themeColor="text1"/>
        </w:rPr>
        <w:lastRenderedPageBreak/>
        <w:t xml:space="preserve">variation, with special emphasis on the </w:t>
      </w:r>
      <w:r w:rsidR="002E62B6">
        <w:rPr>
          <w:rFonts w:ascii="Times New Roman" w:hAnsi="Times New Roman" w:cs="Times New Roman"/>
          <w:color w:val="000000" w:themeColor="text1"/>
        </w:rPr>
        <w:t xml:space="preserve">relative contributions of the </w:t>
      </w:r>
      <w:r w:rsidR="00792C9A">
        <w:rPr>
          <w:rFonts w:ascii="Times New Roman" w:hAnsi="Times New Roman" w:cs="Times New Roman"/>
          <w:color w:val="000000" w:themeColor="text1"/>
        </w:rPr>
        <w:t xml:space="preserve">mutualistic and antagonistic roles of </w:t>
      </w:r>
      <w:r w:rsidR="00792C9A">
        <w:rPr>
          <w:rFonts w:ascii="Times New Roman" w:hAnsi="Times New Roman" w:cs="Times New Roman"/>
          <w:i/>
          <w:iCs/>
          <w:color w:val="000000" w:themeColor="text1"/>
        </w:rPr>
        <w:t xml:space="preserve">Hyles </w:t>
      </w:r>
      <w:proofErr w:type="spellStart"/>
      <w:r w:rsidR="00792C9A">
        <w:rPr>
          <w:rFonts w:ascii="Times New Roman" w:hAnsi="Times New Roman" w:cs="Times New Roman"/>
          <w:i/>
          <w:iCs/>
          <w:color w:val="000000" w:themeColor="text1"/>
        </w:rPr>
        <w:t>lineata</w:t>
      </w:r>
      <w:proofErr w:type="spellEnd"/>
      <w:r w:rsidR="00792C9A">
        <w:rPr>
          <w:rFonts w:ascii="Times New Roman" w:hAnsi="Times New Roman" w:cs="Times New Roman"/>
          <w:i/>
          <w:iCs/>
          <w:color w:val="000000" w:themeColor="text1"/>
        </w:rPr>
        <w:t xml:space="preserve"> </w:t>
      </w:r>
      <w:r w:rsidR="00792C9A">
        <w:rPr>
          <w:rFonts w:ascii="Times New Roman" w:hAnsi="Times New Roman" w:cs="Times New Roman"/>
          <w:color w:val="000000" w:themeColor="text1"/>
        </w:rPr>
        <w:t xml:space="preserve">and the antagonistic role of seed predation by </w:t>
      </w:r>
      <w:proofErr w:type="spellStart"/>
      <w:r w:rsidR="00792C9A">
        <w:rPr>
          <w:rFonts w:ascii="Times New Roman" w:hAnsi="Times New Roman" w:cs="Times New Roman"/>
          <w:i/>
          <w:iCs/>
          <w:color w:val="000000" w:themeColor="text1"/>
        </w:rPr>
        <w:t>Mompha</w:t>
      </w:r>
      <w:proofErr w:type="spellEnd"/>
      <w:r w:rsidR="00792C9A">
        <w:rPr>
          <w:rFonts w:ascii="Times New Roman" w:hAnsi="Times New Roman" w:cs="Times New Roman"/>
          <w:i/>
          <w:iCs/>
          <w:color w:val="000000" w:themeColor="text1"/>
        </w:rPr>
        <w:t xml:space="preserve"> </w:t>
      </w:r>
      <w:proofErr w:type="spellStart"/>
      <w:r w:rsidR="00792C9A">
        <w:rPr>
          <w:rFonts w:ascii="Times New Roman" w:hAnsi="Times New Roman" w:cs="Times New Roman"/>
          <w:i/>
          <w:iCs/>
          <w:color w:val="000000" w:themeColor="text1"/>
        </w:rPr>
        <w:t>definitella</w:t>
      </w:r>
      <w:proofErr w:type="spellEnd"/>
      <w:r w:rsidR="005F0A8B">
        <w:rPr>
          <w:rFonts w:ascii="Times New Roman" w:hAnsi="Times New Roman" w:cs="Times New Roman"/>
          <w:color w:val="000000" w:themeColor="text1"/>
        </w:rPr>
        <w:t xml:space="preserve"> to phenotypic selection.</w:t>
      </w:r>
      <w:r w:rsidR="00982DA1">
        <w:rPr>
          <w:rFonts w:ascii="Times New Roman" w:hAnsi="Times New Roman" w:cs="Times New Roman"/>
          <w:color w:val="000000" w:themeColor="text1"/>
        </w:rPr>
        <w:t xml:space="preserve"> </w:t>
      </w:r>
      <w:r w:rsidR="00F04554">
        <w:rPr>
          <w:rFonts w:ascii="Times New Roman" w:hAnsi="Times New Roman" w:cs="Times New Roman"/>
          <w:color w:val="000000" w:themeColor="text1"/>
        </w:rPr>
        <w:t xml:space="preserve">More broadly, </w:t>
      </w:r>
      <w:r w:rsidR="008951A2">
        <w:rPr>
          <w:rFonts w:ascii="Times New Roman" w:hAnsi="Times New Roman" w:cs="Times New Roman"/>
          <w:color w:val="000000" w:themeColor="text1"/>
        </w:rPr>
        <w:t>additional</w:t>
      </w:r>
      <w:r w:rsidR="00F04554">
        <w:rPr>
          <w:rFonts w:ascii="Times New Roman" w:hAnsi="Times New Roman" w:cs="Times New Roman"/>
          <w:color w:val="000000" w:themeColor="text1"/>
        </w:rPr>
        <w:t xml:space="preserve"> detailed studies of intraspecific variation in floral scent</w:t>
      </w:r>
      <w:r w:rsidR="008951A2">
        <w:rPr>
          <w:rFonts w:ascii="Times New Roman" w:hAnsi="Times New Roman" w:cs="Times New Roman"/>
          <w:color w:val="000000" w:themeColor="text1"/>
        </w:rPr>
        <w:t xml:space="preserve"> </w:t>
      </w:r>
      <w:r w:rsidR="00F04554">
        <w:rPr>
          <w:rFonts w:ascii="Times New Roman" w:hAnsi="Times New Roman" w:cs="Times New Roman"/>
          <w:color w:val="000000" w:themeColor="text1"/>
        </w:rPr>
        <w:t xml:space="preserve">are needed to understand the extent to which this trait contributes to floral trait and angiosperm diversification and the </w:t>
      </w:r>
      <w:r w:rsidR="00285430">
        <w:rPr>
          <w:rFonts w:ascii="Times New Roman" w:hAnsi="Times New Roman" w:cs="Times New Roman"/>
          <w:color w:val="000000" w:themeColor="text1"/>
        </w:rPr>
        <w:t>roles</w:t>
      </w:r>
      <w:r w:rsidR="00F04554">
        <w:rPr>
          <w:rFonts w:ascii="Times New Roman" w:hAnsi="Times New Roman" w:cs="Times New Roman"/>
          <w:color w:val="000000" w:themeColor="text1"/>
        </w:rPr>
        <w:t xml:space="preserve"> of biotic and abiotic agents of selection.</w:t>
      </w:r>
    </w:p>
    <w:p w14:paraId="444AAAD1" w14:textId="77777777" w:rsidR="00B978C0" w:rsidRPr="00A261E1" w:rsidRDefault="00B978C0" w:rsidP="000271D1">
      <w:pPr>
        <w:spacing w:line="480" w:lineRule="auto"/>
        <w:rPr>
          <w:rFonts w:ascii="Times New Roman" w:hAnsi="Times New Roman" w:cs="Times New Roman"/>
          <w:b/>
        </w:rPr>
      </w:pPr>
    </w:p>
    <w:p w14:paraId="34B89169" w14:textId="1AE30CD6" w:rsidR="00AE6617" w:rsidRPr="00A261E1" w:rsidRDefault="0054492D" w:rsidP="000271D1">
      <w:pPr>
        <w:spacing w:line="480" w:lineRule="auto"/>
        <w:rPr>
          <w:rFonts w:ascii="Times New Roman" w:hAnsi="Times New Roman" w:cs="Times New Roman"/>
          <w:b/>
        </w:rPr>
      </w:pPr>
      <w:r>
        <w:rPr>
          <w:rFonts w:ascii="Times New Roman" w:hAnsi="Times New Roman" w:cs="Times New Roman"/>
          <w:b/>
        </w:rPr>
        <w:t xml:space="preserve">4. </w:t>
      </w:r>
      <w:r w:rsidR="00AE6617" w:rsidRPr="00A261E1">
        <w:rPr>
          <w:rFonts w:ascii="Times New Roman" w:hAnsi="Times New Roman" w:cs="Times New Roman"/>
          <w:b/>
        </w:rPr>
        <w:t xml:space="preserve">Experimental </w:t>
      </w:r>
    </w:p>
    <w:p w14:paraId="1454DAFD" w14:textId="49E162AA" w:rsidR="009460F0" w:rsidRPr="0054492D" w:rsidRDefault="00244E3E" w:rsidP="000271D1">
      <w:pPr>
        <w:pStyle w:val="Normal1"/>
        <w:shd w:val="clear" w:color="auto" w:fill="FFFFFF"/>
        <w:spacing w:line="480" w:lineRule="auto"/>
        <w:rPr>
          <w:i/>
          <w:iCs/>
          <w:color w:val="000000"/>
          <w:sz w:val="24"/>
          <w:szCs w:val="24"/>
        </w:rPr>
      </w:pPr>
      <w:r>
        <w:rPr>
          <w:i/>
          <w:iCs/>
          <w:color w:val="000000"/>
          <w:sz w:val="24"/>
          <w:szCs w:val="24"/>
        </w:rPr>
        <w:t>4.</w:t>
      </w:r>
      <w:r w:rsidR="00FF2A6A">
        <w:rPr>
          <w:i/>
          <w:iCs/>
          <w:color w:val="000000"/>
          <w:sz w:val="24"/>
          <w:szCs w:val="24"/>
        </w:rPr>
        <w:t>1</w:t>
      </w:r>
      <w:r>
        <w:rPr>
          <w:i/>
          <w:iCs/>
          <w:color w:val="000000"/>
          <w:sz w:val="24"/>
          <w:szCs w:val="24"/>
        </w:rPr>
        <w:t xml:space="preserve">. </w:t>
      </w:r>
      <w:r w:rsidR="009460F0" w:rsidRPr="0054492D">
        <w:rPr>
          <w:i/>
          <w:iCs/>
          <w:color w:val="000000"/>
          <w:sz w:val="24"/>
          <w:szCs w:val="24"/>
        </w:rPr>
        <w:t>Study System</w:t>
      </w:r>
    </w:p>
    <w:p w14:paraId="44AC935F" w14:textId="1CDF43C5" w:rsidR="009460F0" w:rsidRPr="000305A2" w:rsidRDefault="009460F0" w:rsidP="000271D1">
      <w:pPr>
        <w:pStyle w:val="Normal1"/>
        <w:shd w:val="clear" w:color="auto" w:fill="FFFFFF"/>
        <w:spacing w:line="480" w:lineRule="auto"/>
        <w:ind w:firstLine="720"/>
        <w:rPr>
          <w:iCs/>
          <w:color w:val="000000"/>
          <w:sz w:val="24"/>
          <w:szCs w:val="24"/>
        </w:rPr>
      </w:pPr>
      <w:r w:rsidRPr="00A261E1">
        <w:rPr>
          <w:i/>
          <w:color w:val="000000"/>
          <w:sz w:val="24"/>
          <w:szCs w:val="24"/>
        </w:rPr>
        <w:t>O</w:t>
      </w:r>
      <w:r w:rsidR="00AF1FB6">
        <w:rPr>
          <w:i/>
          <w:color w:val="000000"/>
          <w:sz w:val="24"/>
          <w:szCs w:val="24"/>
        </w:rPr>
        <w:t>enothera</w:t>
      </w:r>
      <w:r w:rsidRPr="00A261E1">
        <w:rPr>
          <w:i/>
          <w:color w:val="000000"/>
          <w:sz w:val="24"/>
          <w:szCs w:val="24"/>
        </w:rPr>
        <w:t xml:space="preserve"> </w:t>
      </w:r>
      <w:proofErr w:type="spellStart"/>
      <w:r w:rsidRPr="00A261E1">
        <w:rPr>
          <w:i/>
          <w:color w:val="000000"/>
          <w:sz w:val="24"/>
          <w:szCs w:val="24"/>
        </w:rPr>
        <w:t>harringtonii</w:t>
      </w:r>
      <w:proofErr w:type="spellEnd"/>
      <w:r w:rsidR="006B4664">
        <w:rPr>
          <w:i/>
          <w:color w:val="000000"/>
          <w:sz w:val="24"/>
          <w:szCs w:val="24"/>
        </w:rPr>
        <w:t xml:space="preserve"> </w:t>
      </w:r>
      <w:r w:rsidR="00AF1FB6">
        <w:rPr>
          <w:iCs/>
          <w:color w:val="000000"/>
          <w:sz w:val="24"/>
          <w:szCs w:val="24"/>
        </w:rPr>
        <w:t xml:space="preserve">Wagner, </w:t>
      </w:r>
      <w:proofErr w:type="spellStart"/>
      <w:r w:rsidR="00AF1FB6">
        <w:rPr>
          <w:iCs/>
          <w:color w:val="000000"/>
          <w:sz w:val="24"/>
          <w:szCs w:val="24"/>
        </w:rPr>
        <w:t>Stockhouse</w:t>
      </w:r>
      <w:proofErr w:type="spellEnd"/>
      <w:r w:rsidR="00AF1FB6">
        <w:rPr>
          <w:iCs/>
          <w:color w:val="000000"/>
          <w:sz w:val="24"/>
          <w:szCs w:val="24"/>
        </w:rPr>
        <w:t>, and Klein (</w:t>
      </w:r>
      <w:proofErr w:type="spellStart"/>
      <w:r w:rsidR="00AF1FB6">
        <w:rPr>
          <w:iCs/>
          <w:color w:val="000000"/>
          <w:sz w:val="24"/>
          <w:szCs w:val="24"/>
        </w:rPr>
        <w:t>Onagraceae</w:t>
      </w:r>
      <w:proofErr w:type="spellEnd"/>
      <w:r w:rsidR="00AF1FB6">
        <w:rPr>
          <w:iCs/>
          <w:color w:val="000000"/>
          <w:sz w:val="24"/>
          <w:szCs w:val="24"/>
        </w:rPr>
        <w:t xml:space="preserve">) </w:t>
      </w:r>
      <w:r w:rsidR="006B4664">
        <w:rPr>
          <w:iCs/>
          <w:color w:val="000000"/>
          <w:sz w:val="24"/>
          <w:szCs w:val="24"/>
        </w:rPr>
        <w:t xml:space="preserve">is endemic to the arid shortgrass prairies of south and south-central Colorado and adjacent New Mexico, USA. </w:t>
      </w:r>
      <w:r w:rsidR="003C2504">
        <w:rPr>
          <w:iCs/>
          <w:noProof/>
          <w:color w:val="000000"/>
          <w:sz w:val="24"/>
          <w:szCs w:val="24"/>
        </w:rPr>
        <w:t xml:space="preserve">(Wagner et al., </w:t>
      </w:r>
      <w:proofErr w:type="gramStart"/>
      <w:r w:rsidR="003C2504">
        <w:rPr>
          <w:iCs/>
          <w:noProof/>
          <w:color w:val="000000"/>
          <w:sz w:val="24"/>
          <w:szCs w:val="24"/>
        </w:rPr>
        <w:t>1985)</w:t>
      </w:r>
      <w:r w:rsidR="006B4664">
        <w:rPr>
          <w:iCs/>
          <w:color w:val="000000"/>
          <w:sz w:val="24"/>
          <w:szCs w:val="24"/>
        </w:rPr>
        <w:t>(</w:t>
      </w:r>
      <w:proofErr w:type="gramEnd"/>
      <w:r w:rsidR="006B4664">
        <w:rPr>
          <w:iCs/>
          <w:color w:val="000000"/>
          <w:sz w:val="24"/>
          <w:szCs w:val="24"/>
        </w:rPr>
        <w:t xml:space="preserve">Fig. </w:t>
      </w:r>
      <w:r w:rsidR="00271796">
        <w:rPr>
          <w:iCs/>
          <w:color w:val="000000"/>
          <w:sz w:val="24"/>
          <w:szCs w:val="24"/>
        </w:rPr>
        <w:t>1</w:t>
      </w:r>
      <w:r w:rsidR="006B4664">
        <w:rPr>
          <w:iCs/>
          <w:color w:val="000000"/>
          <w:sz w:val="24"/>
          <w:szCs w:val="24"/>
        </w:rPr>
        <w:t xml:space="preserve">). It is a facultative annual with white, fragrant flowers that produce copious </w:t>
      </w:r>
      <w:r w:rsidR="00E71F7A">
        <w:rPr>
          <w:iCs/>
          <w:color w:val="000000"/>
          <w:sz w:val="24"/>
          <w:szCs w:val="24"/>
        </w:rPr>
        <w:t xml:space="preserve">nectar, </w:t>
      </w:r>
      <w:r w:rsidR="006B4664">
        <w:rPr>
          <w:iCs/>
          <w:color w:val="000000"/>
          <w:sz w:val="24"/>
          <w:szCs w:val="24"/>
        </w:rPr>
        <w:t>open at dus</w:t>
      </w:r>
      <w:r w:rsidR="00E71F7A">
        <w:rPr>
          <w:iCs/>
          <w:color w:val="000000"/>
          <w:sz w:val="24"/>
          <w:szCs w:val="24"/>
        </w:rPr>
        <w:t>k, and</w:t>
      </w:r>
      <w:r w:rsidR="006B4664">
        <w:rPr>
          <w:iCs/>
          <w:color w:val="000000"/>
          <w:sz w:val="24"/>
          <w:szCs w:val="24"/>
        </w:rPr>
        <w:t xml:space="preserve"> commonly last 14</w:t>
      </w:r>
      <w:r w:rsidR="00110B90">
        <w:rPr>
          <w:iCs/>
          <w:color w:val="000000"/>
          <w:sz w:val="24"/>
          <w:szCs w:val="24"/>
        </w:rPr>
        <w:t xml:space="preserve"> </w:t>
      </w:r>
      <w:r w:rsidR="006B4664">
        <w:rPr>
          <w:iCs/>
          <w:color w:val="000000"/>
          <w:sz w:val="24"/>
          <w:szCs w:val="24"/>
        </w:rPr>
        <w:t xml:space="preserve">-18 hours </w:t>
      </w:r>
      <w:r w:rsidR="00E71F7A">
        <w:rPr>
          <w:iCs/>
          <w:color w:val="000000"/>
          <w:sz w:val="24"/>
          <w:szCs w:val="24"/>
        </w:rPr>
        <w:t>before</w:t>
      </w:r>
      <w:r w:rsidR="006B4664">
        <w:rPr>
          <w:iCs/>
          <w:color w:val="000000"/>
          <w:sz w:val="24"/>
          <w:szCs w:val="24"/>
        </w:rPr>
        <w:t xml:space="preserve"> fad</w:t>
      </w:r>
      <w:r w:rsidR="00E71F7A">
        <w:rPr>
          <w:iCs/>
          <w:color w:val="000000"/>
          <w:sz w:val="24"/>
          <w:szCs w:val="24"/>
        </w:rPr>
        <w:t>ing</w:t>
      </w:r>
      <w:r w:rsidR="006B4664">
        <w:rPr>
          <w:iCs/>
          <w:color w:val="000000"/>
          <w:sz w:val="24"/>
          <w:szCs w:val="24"/>
        </w:rPr>
        <w:t xml:space="preserve"> the following morning. </w:t>
      </w:r>
      <w:r w:rsidR="00634D8F" w:rsidRPr="00634D8F">
        <w:rPr>
          <w:i/>
          <w:iCs/>
          <w:color w:val="000000" w:themeColor="text1"/>
          <w:sz w:val="24"/>
          <w:szCs w:val="24"/>
        </w:rPr>
        <w:t xml:space="preserve">O. </w:t>
      </w:r>
      <w:proofErr w:type="spellStart"/>
      <w:r w:rsidR="00634D8F" w:rsidRPr="00634D8F">
        <w:rPr>
          <w:i/>
          <w:iCs/>
          <w:color w:val="000000" w:themeColor="text1"/>
          <w:sz w:val="24"/>
          <w:szCs w:val="24"/>
        </w:rPr>
        <w:t>harringtonii</w:t>
      </w:r>
      <w:proofErr w:type="spellEnd"/>
      <w:r w:rsidR="00634D8F" w:rsidRPr="00634D8F">
        <w:rPr>
          <w:i/>
          <w:iCs/>
          <w:color w:val="000000" w:themeColor="text1"/>
          <w:sz w:val="24"/>
          <w:szCs w:val="24"/>
        </w:rPr>
        <w:t xml:space="preserve"> </w:t>
      </w:r>
      <w:r w:rsidR="00634D8F" w:rsidRPr="00634D8F">
        <w:rPr>
          <w:color w:val="000000" w:themeColor="text1"/>
          <w:sz w:val="24"/>
          <w:szCs w:val="24"/>
        </w:rPr>
        <w:t>is self-incompatible, relying exclusively on pollination for reproduction</w:t>
      </w:r>
      <w:r w:rsidR="00634D8F">
        <w:rPr>
          <w:color w:val="000000" w:themeColor="text1"/>
          <w:sz w:val="24"/>
          <w:szCs w:val="24"/>
        </w:rPr>
        <w:t xml:space="preserve"> (Skogen et al. 2016)</w:t>
      </w:r>
      <w:r w:rsidR="00634D8F" w:rsidRPr="00634D8F">
        <w:rPr>
          <w:color w:val="000000" w:themeColor="text1"/>
          <w:sz w:val="24"/>
          <w:szCs w:val="24"/>
        </w:rPr>
        <w:t xml:space="preserve">. </w:t>
      </w:r>
      <w:r w:rsidR="0071388A" w:rsidRPr="00634D8F">
        <w:rPr>
          <w:iCs/>
          <w:color w:val="000000"/>
          <w:sz w:val="24"/>
          <w:szCs w:val="24"/>
        </w:rPr>
        <w:t>Gene flo</w:t>
      </w:r>
      <w:r w:rsidR="0071388A">
        <w:rPr>
          <w:iCs/>
          <w:color w:val="000000"/>
          <w:sz w:val="24"/>
          <w:szCs w:val="24"/>
        </w:rPr>
        <w:t>w is high</w:t>
      </w:r>
      <w:r w:rsidR="00E71F7A">
        <w:rPr>
          <w:iCs/>
          <w:color w:val="000000"/>
          <w:sz w:val="24"/>
          <w:szCs w:val="24"/>
        </w:rPr>
        <w:t xml:space="preserve"> and population differentiation is low</w:t>
      </w:r>
      <w:r w:rsidR="0071388A">
        <w:rPr>
          <w:iCs/>
          <w:color w:val="000000"/>
          <w:sz w:val="24"/>
          <w:szCs w:val="24"/>
        </w:rPr>
        <w:t xml:space="preserve"> range-wide </w:t>
      </w:r>
      <w:r w:rsidR="0071388A">
        <w:rPr>
          <w:iCs/>
          <w:noProof/>
          <w:color w:val="000000"/>
          <w:sz w:val="24"/>
          <w:szCs w:val="24"/>
        </w:rPr>
        <w:t>(Skogen et al., 2019)</w:t>
      </w:r>
      <w:r w:rsidR="0071388A">
        <w:rPr>
          <w:iCs/>
          <w:color w:val="000000"/>
          <w:sz w:val="24"/>
          <w:szCs w:val="24"/>
        </w:rPr>
        <w:t>, likely facilitated by t</w:t>
      </w:r>
      <w:r w:rsidR="006B4664">
        <w:rPr>
          <w:iCs/>
          <w:color w:val="000000"/>
          <w:sz w:val="24"/>
          <w:szCs w:val="24"/>
        </w:rPr>
        <w:t>he primary pollinator</w:t>
      </w:r>
      <w:r w:rsidR="0071388A">
        <w:rPr>
          <w:iCs/>
          <w:color w:val="000000"/>
          <w:sz w:val="24"/>
          <w:szCs w:val="24"/>
        </w:rPr>
        <w:t>,</w:t>
      </w:r>
      <w:r w:rsidR="006B4664">
        <w:rPr>
          <w:iCs/>
          <w:color w:val="000000"/>
          <w:sz w:val="24"/>
          <w:szCs w:val="24"/>
        </w:rPr>
        <w:t xml:space="preserve"> the white-lined sphinx moth, </w:t>
      </w:r>
      <w:r w:rsidR="006B4664">
        <w:rPr>
          <w:i/>
          <w:color w:val="000000"/>
          <w:sz w:val="24"/>
          <w:szCs w:val="24"/>
        </w:rPr>
        <w:t xml:space="preserve">Hyles </w:t>
      </w:r>
      <w:proofErr w:type="spellStart"/>
      <w:r w:rsidR="006B4664">
        <w:rPr>
          <w:i/>
          <w:color w:val="000000"/>
          <w:sz w:val="24"/>
          <w:szCs w:val="24"/>
        </w:rPr>
        <w:t>lineata</w:t>
      </w:r>
      <w:proofErr w:type="spellEnd"/>
      <w:r w:rsidR="006B4664">
        <w:rPr>
          <w:i/>
          <w:color w:val="000000"/>
          <w:sz w:val="24"/>
          <w:szCs w:val="24"/>
        </w:rPr>
        <w:t xml:space="preserve"> </w:t>
      </w:r>
      <w:proofErr w:type="spellStart"/>
      <w:r w:rsidR="00AF1FB6">
        <w:rPr>
          <w:iCs/>
          <w:color w:val="000000"/>
          <w:sz w:val="24"/>
          <w:szCs w:val="24"/>
        </w:rPr>
        <w:t>Fabricius</w:t>
      </w:r>
      <w:proofErr w:type="spellEnd"/>
      <w:r w:rsidR="00AF1FB6">
        <w:rPr>
          <w:iCs/>
          <w:color w:val="000000"/>
          <w:sz w:val="24"/>
          <w:szCs w:val="24"/>
        </w:rPr>
        <w:t xml:space="preserve"> (</w:t>
      </w:r>
      <w:proofErr w:type="spellStart"/>
      <w:r w:rsidR="00AF1FB6" w:rsidRPr="00A91049">
        <w:rPr>
          <w:iCs/>
          <w:color w:val="000000"/>
          <w:sz w:val="24"/>
          <w:szCs w:val="24"/>
        </w:rPr>
        <w:t>Sphingidae</w:t>
      </w:r>
      <w:proofErr w:type="spellEnd"/>
      <w:r w:rsidR="00AF1FB6" w:rsidRPr="00A91049">
        <w:rPr>
          <w:iCs/>
          <w:color w:val="000000"/>
          <w:sz w:val="24"/>
          <w:szCs w:val="24"/>
        </w:rPr>
        <w:t xml:space="preserve">, </w:t>
      </w:r>
      <w:r w:rsidR="006B4664" w:rsidRPr="00A91049">
        <w:rPr>
          <w:iCs/>
          <w:noProof/>
          <w:color w:val="000000"/>
          <w:sz w:val="24"/>
          <w:szCs w:val="24"/>
        </w:rPr>
        <w:t>Skogen et al., 2016)</w:t>
      </w:r>
      <w:r w:rsidR="0071388A" w:rsidRPr="00A91049">
        <w:rPr>
          <w:iCs/>
          <w:color w:val="000000"/>
          <w:sz w:val="24"/>
          <w:szCs w:val="24"/>
        </w:rPr>
        <w:t>.</w:t>
      </w:r>
      <w:r w:rsidR="0071388A">
        <w:rPr>
          <w:iCs/>
          <w:color w:val="000000"/>
          <w:sz w:val="24"/>
          <w:szCs w:val="24"/>
        </w:rPr>
        <w:t xml:space="preserve"> </w:t>
      </w:r>
      <w:r w:rsidR="00BA549E">
        <w:rPr>
          <w:iCs/>
          <w:color w:val="000000"/>
          <w:sz w:val="24"/>
          <w:szCs w:val="24"/>
        </w:rPr>
        <w:t xml:space="preserve">Solitary bees </w:t>
      </w:r>
      <w:r w:rsidR="00E71F7A">
        <w:rPr>
          <w:iCs/>
          <w:color w:val="000000"/>
          <w:sz w:val="24"/>
          <w:szCs w:val="24"/>
        </w:rPr>
        <w:t xml:space="preserve">also </w:t>
      </w:r>
      <w:r w:rsidR="00BA549E">
        <w:rPr>
          <w:iCs/>
          <w:color w:val="000000"/>
          <w:sz w:val="24"/>
          <w:szCs w:val="24"/>
        </w:rPr>
        <w:t>visit and pollinate flowers</w:t>
      </w:r>
      <w:r w:rsidR="00E71F7A">
        <w:rPr>
          <w:iCs/>
          <w:color w:val="000000"/>
          <w:sz w:val="24"/>
          <w:szCs w:val="24"/>
        </w:rPr>
        <w:t xml:space="preserve"> </w:t>
      </w:r>
      <w:r w:rsidR="00AB6FEC">
        <w:rPr>
          <w:iCs/>
          <w:color w:val="000000"/>
          <w:sz w:val="24"/>
          <w:szCs w:val="24"/>
        </w:rPr>
        <w:t>in the morning hours when most pollen has already been removed</w:t>
      </w:r>
      <w:r w:rsidR="00AF1FB6">
        <w:rPr>
          <w:iCs/>
          <w:color w:val="000000"/>
          <w:sz w:val="24"/>
          <w:szCs w:val="24"/>
        </w:rPr>
        <w:t>, and therefore make minimal contributions to fitness</w:t>
      </w:r>
      <w:r w:rsidR="00BA549E">
        <w:rPr>
          <w:iCs/>
          <w:color w:val="000000"/>
          <w:sz w:val="24"/>
          <w:szCs w:val="24"/>
        </w:rPr>
        <w:t xml:space="preserve">. </w:t>
      </w:r>
      <w:r w:rsidR="00A77C55">
        <w:rPr>
          <w:iCs/>
          <w:color w:val="000000"/>
          <w:sz w:val="24"/>
          <w:szCs w:val="24"/>
        </w:rPr>
        <w:t xml:space="preserve">Herbivores include </w:t>
      </w:r>
      <w:r w:rsidR="00E71F7A">
        <w:rPr>
          <w:iCs/>
          <w:color w:val="000000"/>
          <w:sz w:val="24"/>
          <w:szCs w:val="24"/>
        </w:rPr>
        <w:t xml:space="preserve">larvae of </w:t>
      </w:r>
      <w:r w:rsidR="00A77C55">
        <w:rPr>
          <w:i/>
          <w:color w:val="000000"/>
          <w:sz w:val="24"/>
          <w:szCs w:val="24"/>
        </w:rPr>
        <w:t xml:space="preserve">H. </w:t>
      </w:r>
      <w:proofErr w:type="spellStart"/>
      <w:r w:rsidR="00A77C55">
        <w:rPr>
          <w:i/>
          <w:color w:val="000000"/>
          <w:sz w:val="24"/>
          <w:szCs w:val="24"/>
        </w:rPr>
        <w:t>lineata</w:t>
      </w:r>
      <w:proofErr w:type="spellEnd"/>
      <w:r w:rsidR="00A77C55">
        <w:rPr>
          <w:iCs/>
          <w:color w:val="000000"/>
          <w:sz w:val="24"/>
          <w:szCs w:val="24"/>
        </w:rPr>
        <w:t xml:space="preserve">, who consume flower buds and to a lesser extent leaves, </w:t>
      </w:r>
      <w:r w:rsidR="00E71F7A">
        <w:rPr>
          <w:iCs/>
          <w:color w:val="000000"/>
          <w:sz w:val="24"/>
          <w:szCs w:val="24"/>
        </w:rPr>
        <w:t>and</w:t>
      </w:r>
      <w:r w:rsidR="00A77C55">
        <w:rPr>
          <w:iCs/>
          <w:color w:val="000000"/>
          <w:sz w:val="24"/>
          <w:szCs w:val="24"/>
        </w:rPr>
        <w:t xml:space="preserve"> </w:t>
      </w:r>
      <w:proofErr w:type="spellStart"/>
      <w:r w:rsidR="00A77C55">
        <w:rPr>
          <w:i/>
          <w:color w:val="000000"/>
          <w:sz w:val="24"/>
          <w:szCs w:val="24"/>
        </w:rPr>
        <w:t>Mompha</w:t>
      </w:r>
      <w:proofErr w:type="spellEnd"/>
      <w:r w:rsidR="00A77C55">
        <w:rPr>
          <w:i/>
          <w:color w:val="000000"/>
          <w:sz w:val="24"/>
          <w:szCs w:val="24"/>
        </w:rPr>
        <w:t xml:space="preserve"> </w:t>
      </w:r>
      <w:proofErr w:type="spellStart"/>
      <w:r w:rsidR="00A77C55">
        <w:rPr>
          <w:i/>
          <w:color w:val="000000"/>
          <w:sz w:val="24"/>
          <w:szCs w:val="24"/>
        </w:rPr>
        <w:t>definitella</w:t>
      </w:r>
      <w:proofErr w:type="spellEnd"/>
      <w:r w:rsidR="00AF1FB6">
        <w:rPr>
          <w:i/>
          <w:color w:val="000000"/>
          <w:sz w:val="24"/>
          <w:szCs w:val="24"/>
        </w:rPr>
        <w:t xml:space="preserve"> </w:t>
      </w:r>
      <w:r w:rsidR="00AF1FB6">
        <w:rPr>
          <w:iCs/>
          <w:color w:val="000000"/>
          <w:sz w:val="24"/>
          <w:szCs w:val="24"/>
        </w:rPr>
        <w:t>Zeller</w:t>
      </w:r>
      <w:r w:rsidR="00E71F7A">
        <w:rPr>
          <w:i/>
          <w:color w:val="000000"/>
          <w:sz w:val="24"/>
          <w:szCs w:val="24"/>
        </w:rPr>
        <w:t xml:space="preserve">, </w:t>
      </w:r>
      <w:r w:rsidR="00E71F7A">
        <w:rPr>
          <w:iCs/>
          <w:color w:val="000000"/>
          <w:sz w:val="24"/>
          <w:szCs w:val="24"/>
        </w:rPr>
        <w:t xml:space="preserve">who </w:t>
      </w:r>
      <w:r w:rsidR="00A77C55">
        <w:rPr>
          <w:iCs/>
          <w:color w:val="000000"/>
          <w:sz w:val="24"/>
          <w:szCs w:val="24"/>
        </w:rPr>
        <w:t xml:space="preserve">consume seeds and </w:t>
      </w:r>
      <w:r w:rsidR="00E71F7A">
        <w:rPr>
          <w:iCs/>
          <w:color w:val="000000"/>
          <w:sz w:val="24"/>
          <w:szCs w:val="24"/>
        </w:rPr>
        <w:t xml:space="preserve">are </w:t>
      </w:r>
      <w:r w:rsidR="00A77C55">
        <w:rPr>
          <w:iCs/>
          <w:color w:val="000000"/>
          <w:sz w:val="24"/>
          <w:szCs w:val="24"/>
        </w:rPr>
        <w:t xml:space="preserve">host-specific on </w:t>
      </w:r>
      <w:r w:rsidR="00A77C55">
        <w:rPr>
          <w:i/>
          <w:color w:val="000000"/>
          <w:sz w:val="24"/>
          <w:szCs w:val="24"/>
        </w:rPr>
        <w:t xml:space="preserve">O. </w:t>
      </w:r>
      <w:proofErr w:type="spellStart"/>
      <w:r w:rsidR="00A77C55">
        <w:rPr>
          <w:i/>
          <w:color w:val="000000"/>
          <w:sz w:val="24"/>
          <w:szCs w:val="24"/>
        </w:rPr>
        <w:t>harringtonii</w:t>
      </w:r>
      <w:proofErr w:type="spellEnd"/>
      <w:r w:rsidR="00A77C55">
        <w:rPr>
          <w:i/>
          <w:color w:val="000000"/>
          <w:sz w:val="24"/>
          <w:szCs w:val="24"/>
        </w:rPr>
        <w:t xml:space="preserve"> </w:t>
      </w:r>
      <w:r w:rsidR="00A77C55" w:rsidRPr="00A77C55">
        <w:rPr>
          <w:iCs/>
          <w:noProof/>
          <w:color w:val="000000"/>
          <w:sz w:val="24"/>
          <w:szCs w:val="24"/>
        </w:rPr>
        <w:t>(Bruzzese et al., 2019)</w:t>
      </w:r>
      <w:r w:rsidR="00A77C55" w:rsidRPr="00A77C55">
        <w:rPr>
          <w:iCs/>
          <w:color w:val="000000"/>
          <w:sz w:val="24"/>
          <w:szCs w:val="24"/>
        </w:rPr>
        <w:t xml:space="preserve">. </w:t>
      </w:r>
      <w:r w:rsidR="0071388A" w:rsidRPr="00A77C55">
        <w:rPr>
          <w:iCs/>
          <w:color w:val="000000"/>
          <w:sz w:val="24"/>
          <w:szCs w:val="24"/>
        </w:rPr>
        <w:t>Seeds</w:t>
      </w:r>
      <w:r w:rsidR="0071388A">
        <w:rPr>
          <w:iCs/>
          <w:color w:val="000000"/>
          <w:sz w:val="24"/>
          <w:szCs w:val="24"/>
        </w:rPr>
        <w:t xml:space="preserve"> are gravity dispersed </w:t>
      </w:r>
      <w:r w:rsidR="00FA23F6">
        <w:rPr>
          <w:iCs/>
          <w:color w:val="000000"/>
          <w:sz w:val="24"/>
          <w:szCs w:val="24"/>
        </w:rPr>
        <w:t xml:space="preserve">likely explain patterns of local </w:t>
      </w:r>
      <w:r w:rsidR="0071388A">
        <w:rPr>
          <w:iCs/>
          <w:color w:val="000000"/>
          <w:sz w:val="24"/>
          <w:szCs w:val="24"/>
        </w:rPr>
        <w:t xml:space="preserve">spatial </w:t>
      </w:r>
      <w:commentRangeStart w:id="360"/>
      <w:commentRangeStart w:id="361"/>
      <w:r w:rsidR="0071388A">
        <w:rPr>
          <w:iCs/>
          <w:color w:val="000000"/>
          <w:sz w:val="24"/>
          <w:szCs w:val="24"/>
        </w:rPr>
        <w:t xml:space="preserve">genetic structure </w:t>
      </w:r>
      <w:commentRangeEnd w:id="360"/>
      <w:r w:rsidR="00D16C0F">
        <w:rPr>
          <w:rStyle w:val="CommentReference"/>
          <w:rFonts w:asciiTheme="minorHAnsi" w:eastAsiaTheme="minorHAnsi" w:hAnsiTheme="minorHAnsi" w:cstheme="minorBidi"/>
        </w:rPr>
        <w:commentReference w:id="360"/>
      </w:r>
      <w:commentRangeEnd w:id="361"/>
      <w:r w:rsidR="00687A53">
        <w:rPr>
          <w:rStyle w:val="CommentReference"/>
          <w:rFonts w:asciiTheme="minorHAnsi" w:eastAsiaTheme="minorHAnsi" w:hAnsiTheme="minorHAnsi" w:cstheme="minorBidi"/>
        </w:rPr>
        <w:commentReference w:id="361"/>
      </w:r>
      <w:r w:rsidR="0071388A">
        <w:rPr>
          <w:iCs/>
          <w:noProof/>
          <w:color w:val="000000"/>
          <w:sz w:val="24"/>
          <w:szCs w:val="24"/>
        </w:rPr>
        <w:t>(Rhodes et al., 2014)</w:t>
      </w:r>
      <w:r w:rsidR="0071388A">
        <w:rPr>
          <w:iCs/>
          <w:color w:val="000000"/>
          <w:sz w:val="24"/>
          <w:szCs w:val="24"/>
        </w:rPr>
        <w:t xml:space="preserve">. </w:t>
      </w:r>
      <w:r w:rsidR="0071388A">
        <w:rPr>
          <w:i/>
          <w:color w:val="000000"/>
          <w:sz w:val="24"/>
          <w:szCs w:val="24"/>
        </w:rPr>
        <w:t xml:space="preserve">O. </w:t>
      </w:r>
      <w:proofErr w:type="spellStart"/>
      <w:r w:rsidR="0071388A">
        <w:rPr>
          <w:i/>
          <w:color w:val="000000"/>
          <w:sz w:val="24"/>
          <w:szCs w:val="24"/>
        </w:rPr>
        <w:t>harringtonii</w:t>
      </w:r>
      <w:proofErr w:type="spellEnd"/>
      <w:r w:rsidR="0071388A">
        <w:rPr>
          <w:i/>
          <w:color w:val="000000"/>
          <w:sz w:val="24"/>
          <w:szCs w:val="24"/>
        </w:rPr>
        <w:t xml:space="preserve"> </w:t>
      </w:r>
      <w:r w:rsidR="0071388A">
        <w:rPr>
          <w:iCs/>
          <w:color w:val="000000"/>
          <w:sz w:val="24"/>
          <w:szCs w:val="24"/>
        </w:rPr>
        <w:t xml:space="preserve">is a member of </w:t>
      </w:r>
      <w:r w:rsidR="0071388A">
        <w:rPr>
          <w:i/>
          <w:color w:val="000000"/>
          <w:sz w:val="24"/>
          <w:szCs w:val="24"/>
        </w:rPr>
        <w:t xml:space="preserve">Oenothera </w:t>
      </w:r>
      <w:r w:rsidR="0071388A">
        <w:rPr>
          <w:iCs/>
          <w:color w:val="000000"/>
          <w:sz w:val="24"/>
          <w:szCs w:val="24"/>
        </w:rPr>
        <w:t xml:space="preserve">section </w:t>
      </w:r>
      <w:proofErr w:type="spellStart"/>
      <w:r w:rsidR="0071388A">
        <w:rPr>
          <w:i/>
          <w:color w:val="000000"/>
          <w:sz w:val="24"/>
          <w:szCs w:val="24"/>
        </w:rPr>
        <w:t>Pachylophus</w:t>
      </w:r>
      <w:proofErr w:type="spellEnd"/>
      <w:r w:rsidR="0071388A">
        <w:rPr>
          <w:iCs/>
          <w:color w:val="000000"/>
          <w:sz w:val="24"/>
          <w:szCs w:val="24"/>
        </w:rPr>
        <w:t xml:space="preserve"> and is derived from the more widespread </w:t>
      </w:r>
      <w:r w:rsidR="0071388A">
        <w:rPr>
          <w:i/>
          <w:color w:val="000000"/>
          <w:sz w:val="24"/>
          <w:szCs w:val="24"/>
        </w:rPr>
        <w:t xml:space="preserve">O. </w:t>
      </w:r>
      <w:proofErr w:type="spellStart"/>
      <w:r w:rsidR="0071388A">
        <w:rPr>
          <w:i/>
          <w:color w:val="000000"/>
          <w:sz w:val="24"/>
          <w:szCs w:val="24"/>
        </w:rPr>
        <w:t>cespitosa</w:t>
      </w:r>
      <w:proofErr w:type="spellEnd"/>
      <w:r w:rsidR="0071388A">
        <w:rPr>
          <w:i/>
          <w:color w:val="000000"/>
          <w:sz w:val="24"/>
          <w:szCs w:val="24"/>
        </w:rPr>
        <w:t xml:space="preserve"> </w:t>
      </w:r>
      <w:r w:rsidR="00F11B37">
        <w:rPr>
          <w:iCs/>
          <w:noProof/>
          <w:color w:val="000000"/>
          <w:sz w:val="24"/>
          <w:szCs w:val="24"/>
        </w:rPr>
        <w:t>(Patsis et al., In Press)</w:t>
      </w:r>
      <w:r w:rsidR="0071388A">
        <w:rPr>
          <w:iCs/>
          <w:color w:val="000000"/>
          <w:sz w:val="24"/>
          <w:szCs w:val="24"/>
        </w:rPr>
        <w:t>.</w:t>
      </w:r>
      <w:r w:rsidR="000305A2">
        <w:rPr>
          <w:iCs/>
          <w:color w:val="000000"/>
          <w:sz w:val="24"/>
          <w:szCs w:val="24"/>
        </w:rPr>
        <w:t xml:space="preserve"> </w:t>
      </w:r>
    </w:p>
    <w:p w14:paraId="78198FF0" w14:textId="77777777" w:rsidR="009460F0" w:rsidRPr="0054492D" w:rsidRDefault="009460F0" w:rsidP="000271D1">
      <w:pPr>
        <w:pStyle w:val="Normal1"/>
        <w:shd w:val="clear" w:color="auto" w:fill="FFFFFF"/>
        <w:spacing w:line="480" w:lineRule="auto"/>
        <w:rPr>
          <w:i/>
          <w:iCs/>
          <w:color w:val="000000"/>
          <w:sz w:val="24"/>
          <w:szCs w:val="24"/>
        </w:rPr>
      </w:pPr>
    </w:p>
    <w:p w14:paraId="07B3D351" w14:textId="5A726BCF" w:rsidR="009460F0" w:rsidRPr="0054492D" w:rsidRDefault="0054492D" w:rsidP="000271D1">
      <w:pPr>
        <w:pStyle w:val="Normal1"/>
        <w:shd w:val="clear" w:color="auto" w:fill="FFFFFF"/>
        <w:spacing w:line="480" w:lineRule="auto"/>
        <w:rPr>
          <w:i/>
          <w:iCs/>
          <w:color w:val="000000"/>
          <w:sz w:val="24"/>
          <w:szCs w:val="24"/>
        </w:rPr>
      </w:pPr>
      <w:r w:rsidRPr="0054492D">
        <w:rPr>
          <w:i/>
          <w:iCs/>
          <w:color w:val="000000"/>
          <w:sz w:val="24"/>
          <w:szCs w:val="24"/>
        </w:rPr>
        <w:t>4.</w:t>
      </w:r>
      <w:r w:rsidR="00FF2A6A">
        <w:rPr>
          <w:i/>
          <w:iCs/>
          <w:color w:val="000000"/>
          <w:sz w:val="24"/>
          <w:szCs w:val="24"/>
        </w:rPr>
        <w:t>2</w:t>
      </w:r>
      <w:r w:rsidRPr="0054492D">
        <w:rPr>
          <w:i/>
          <w:iCs/>
          <w:color w:val="000000"/>
          <w:sz w:val="24"/>
          <w:szCs w:val="24"/>
        </w:rPr>
        <w:t xml:space="preserve">. </w:t>
      </w:r>
      <w:r w:rsidR="009460F0" w:rsidRPr="0054492D">
        <w:rPr>
          <w:i/>
          <w:iCs/>
          <w:color w:val="000000"/>
          <w:sz w:val="24"/>
          <w:szCs w:val="24"/>
        </w:rPr>
        <w:t>Floral Phenotype</w:t>
      </w:r>
    </w:p>
    <w:p w14:paraId="18BE77E9" w14:textId="18A574D7" w:rsidR="009460F0" w:rsidRPr="005A6C12" w:rsidRDefault="009460F0" w:rsidP="000271D1">
      <w:pPr>
        <w:pStyle w:val="Normal1"/>
        <w:pBdr>
          <w:top w:val="nil"/>
          <w:left w:val="nil"/>
          <w:bottom w:val="nil"/>
          <w:right w:val="nil"/>
          <w:between w:val="nil"/>
        </w:pBdr>
        <w:shd w:val="clear" w:color="auto" w:fill="FFFFFF"/>
        <w:spacing w:line="480" w:lineRule="auto"/>
        <w:ind w:firstLine="720"/>
        <w:rPr>
          <w:color w:val="000000" w:themeColor="text1"/>
          <w:sz w:val="24"/>
          <w:szCs w:val="24"/>
        </w:rPr>
      </w:pPr>
      <w:r w:rsidRPr="00A261E1">
        <w:rPr>
          <w:color w:val="000000"/>
          <w:sz w:val="24"/>
          <w:szCs w:val="24"/>
        </w:rPr>
        <w:t xml:space="preserve">We </w:t>
      </w:r>
      <w:del w:id="362" w:author="Robert" w:date="2021-12-21T21:17:00Z">
        <w:r w:rsidRPr="00A261E1" w:rsidDel="006B573F">
          <w:rPr>
            <w:color w:val="000000"/>
            <w:sz w:val="24"/>
            <w:szCs w:val="24"/>
          </w:rPr>
          <w:delText xml:space="preserve">used </w:delText>
        </w:r>
      </w:del>
      <w:commentRangeStart w:id="363"/>
      <w:commentRangeStart w:id="364"/>
      <w:r w:rsidRPr="00A261E1">
        <w:rPr>
          <w:color w:val="000000"/>
          <w:sz w:val="24"/>
          <w:szCs w:val="24"/>
        </w:rPr>
        <w:t>unbiased methods</w:t>
      </w:r>
      <w:commentRangeEnd w:id="363"/>
      <w:r w:rsidR="00436958">
        <w:rPr>
          <w:rStyle w:val="CommentReference"/>
          <w:rFonts w:asciiTheme="minorHAnsi" w:eastAsiaTheme="minorHAnsi" w:hAnsiTheme="minorHAnsi" w:cstheme="minorBidi"/>
        </w:rPr>
        <w:commentReference w:id="363"/>
      </w:r>
      <w:commentRangeEnd w:id="364"/>
      <w:r w:rsidR="006B573F">
        <w:rPr>
          <w:rStyle w:val="CommentReference"/>
          <w:rFonts w:asciiTheme="minorHAnsi" w:eastAsiaTheme="minorHAnsi" w:hAnsiTheme="minorHAnsi" w:cstheme="minorBidi"/>
        </w:rPr>
        <w:commentReference w:id="364"/>
      </w:r>
      <w:r w:rsidRPr="00A261E1">
        <w:rPr>
          <w:color w:val="000000"/>
          <w:sz w:val="24"/>
          <w:szCs w:val="24"/>
        </w:rPr>
        <w:t xml:space="preserve"> </w:t>
      </w:r>
      <w:del w:id="365" w:author="Robert" w:date="2021-12-21T21:17:00Z">
        <w:r w:rsidRPr="00A261E1" w:rsidDel="006B573F">
          <w:rPr>
            <w:color w:val="000000"/>
            <w:sz w:val="24"/>
            <w:szCs w:val="24"/>
          </w:rPr>
          <w:delText xml:space="preserve">to </w:delText>
        </w:r>
      </w:del>
      <w:r w:rsidRPr="00A261E1">
        <w:rPr>
          <w:color w:val="000000"/>
          <w:sz w:val="24"/>
          <w:szCs w:val="24"/>
        </w:rPr>
        <w:t>quantif</w:t>
      </w:r>
      <w:ins w:id="366" w:author="Robert" w:date="2021-12-21T21:17:00Z">
        <w:r w:rsidR="006B573F">
          <w:rPr>
            <w:color w:val="000000"/>
            <w:sz w:val="24"/>
            <w:szCs w:val="24"/>
          </w:rPr>
          <w:t>ied</w:t>
        </w:r>
      </w:ins>
      <w:del w:id="367" w:author="Robert" w:date="2021-12-21T21:17:00Z">
        <w:r w:rsidRPr="00A261E1" w:rsidDel="006B573F">
          <w:rPr>
            <w:color w:val="000000"/>
            <w:sz w:val="24"/>
            <w:szCs w:val="24"/>
          </w:rPr>
          <w:delText>y</w:delText>
        </w:r>
      </w:del>
      <w:r w:rsidRPr="00A261E1">
        <w:rPr>
          <w:color w:val="000000"/>
          <w:sz w:val="24"/>
          <w:szCs w:val="24"/>
        </w:rPr>
        <w:t xml:space="preserve"> chemical and morphological floral variation of </w:t>
      </w:r>
      <w:r w:rsidRPr="00A261E1">
        <w:rPr>
          <w:i/>
          <w:color w:val="000000"/>
          <w:sz w:val="24"/>
          <w:szCs w:val="24"/>
        </w:rPr>
        <w:t xml:space="preserve">O. </w:t>
      </w:r>
      <w:proofErr w:type="spellStart"/>
      <w:r w:rsidRPr="00A261E1">
        <w:rPr>
          <w:i/>
          <w:color w:val="000000"/>
          <w:sz w:val="24"/>
          <w:szCs w:val="24"/>
        </w:rPr>
        <w:t>harringtonii</w:t>
      </w:r>
      <w:proofErr w:type="spellEnd"/>
      <w:r w:rsidRPr="00A261E1">
        <w:rPr>
          <w:color w:val="000000"/>
          <w:sz w:val="24"/>
          <w:szCs w:val="24"/>
        </w:rPr>
        <w:t xml:space="preserve"> range-wide by sampling </w:t>
      </w:r>
      <w:r>
        <w:rPr>
          <w:color w:val="000000"/>
          <w:sz w:val="24"/>
          <w:szCs w:val="24"/>
        </w:rPr>
        <w:t xml:space="preserve">plants </w:t>
      </w:r>
      <w:r>
        <w:rPr>
          <w:i/>
          <w:iCs/>
          <w:color w:val="000000"/>
          <w:sz w:val="24"/>
          <w:szCs w:val="24"/>
        </w:rPr>
        <w:t xml:space="preserve">in situ </w:t>
      </w:r>
      <w:r>
        <w:rPr>
          <w:color w:val="000000"/>
          <w:sz w:val="24"/>
          <w:szCs w:val="24"/>
        </w:rPr>
        <w:t xml:space="preserve">in </w:t>
      </w:r>
      <w:r w:rsidRPr="00A261E1">
        <w:rPr>
          <w:color w:val="000000"/>
          <w:sz w:val="24"/>
          <w:szCs w:val="24"/>
        </w:rPr>
        <w:t>more than 70% of known populations over four years</w:t>
      </w:r>
      <w:r w:rsidR="007E250E">
        <w:rPr>
          <w:color w:val="000000"/>
          <w:sz w:val="24"/>
          <w:szCs w:val="24"/>
        </w:rPr>
        <w:t>, 2009-2012</w:t>
      </w:r>
      <w:r w:rsidRPr="00A261E1">
        <w:rPr>
          <w:color w:val="000000"/>
          <w:sz w:val="24"/>
          <w:szCs w:val="24"/>
        </w:rPr>
        <w:t xml:space="preserve"> (</w:t>
      </w:r>
      <w:r w:rsidR="008D6F6A">
        <w:rPr>
          <w:color w:val="000000"/>
          <w:sz w:val="24"/>
          <w:szCs w:val="24"/>
        </w:rPr>
        <w:t>650</w:t>
      </w:r>
      <w:r w:rsidR="003416B0">
        <w:rPr>
          <w:color w:val="000000"/>
          <w:sz w:val="24"/>
          <w:szCs w:val="24"/>
        </w:rPr>
        <w:t xml:space="preserve"> individuals, </w:t>
      </w:r>
      <w:r w:rsidR="0071388A">
        <w:rPr>
          <w:color w:val="000000"/>
          <w:sz w:val="24"/>
          <w:szCs w:val="24"/>
        </w:rPr>
        <w:t xml:space="preserve">19 </w:t>
      </w:r>
      <w:proofErr w:type="gramStart"/>
      <w:r w:rsidR="0071388A">
        <w:rPr>
          <w:color w:val="000000"/>
          <w:sz w:val="24"/>
          <w:szCs w:val="24"/>
        </w:rPr>
        <w:t>populations;</w:t>
      </w:r>
      <w:proofErr w:type="gramEnd"/>
      <w:r w:rsidR="0071388A">
        <w:rPr>
          <w:color w:val="000000"/>
          <w:sz w:val="24"/>
          <w:szCs w:val="24"/>
        </w:rPr>
        <w:t xml:space="preserve"> </w:t>
      </w:r>
      <w:r w:rsidRPr="00A261E1">
        <w:rPr>
          <w:color w:val="000000"/>
          <w:sz w:val="24"/>
          <w:szCs w:val="24"/>
        </w:rPr>
        <w:t xml:space="preserve">Fig. </w:t>
      </w:r>
      <w:r w:rsidR="00271796">
        <w:rPr>
          <w:color w:val="000000"/>
          <w:sz w:val="24"/>
          <w:szCs w:val="24"/>
        </w:rPr>
        <w:t>1</w:t>
      </w:r>
      <w:r w:rsidRPr="00A261E1">
        <w:rPr>
          <w:color w:val="000000"/>
          <w:sz w:val="24"/>
          <w:szCs w:val="24"/>
        </w:rPr>
        <w:t xml:space="preserve"> and</w:t>
      </w:r>
      <w:r w:rsidR="007E250E">
        <w:rPr>
          <w:color w:val="000000"/>
          <w:sz w:val="24"/>
          <w:szCs w:val="24"/>
        </w:rPr>
        <w:t xml:space="preserve"> </w:t>
      </w:r>
      <w:r w:rsidRPr="00A261E1">
        <w:rPr>
          <w:color w:val="000000"/>
          <w:sz w:val="24"/>
          <w:szCs w:val="24"/>
        </w:rPr>
        <w:t>Table 1). At each population, we collected floral scent</w:t>
      </w:r>
      <w:r w:rsidR="00F67E79">
        <w:rPr>
          <w:color w:val="000000"/>
          <w:sz w:val="24"/>
          <w:szCs w:val="24"/>
        </w:rPr>
        <w:t xml:space="preserve"> and </w:t>
      </w:r>
      <w:r w:rsidRPr="00A261E1">
        <w:rPr>
          <w:color w:val="000000"/>
          <w:sz w:val="24"/>
          <w:szCs w:val="24"/>
        </w:rPr>
        <w:t>morpholog</w:t>
      </w:r>
      <w:r w:rsidR="00F67E79">
        <w:rPr>
          <w:color w:val="000000"/>
          <w:sz w:val="24"/>
          <w:szCs w:val="24"/>
        </w:rPr>
        <w:t>ical</w:t>
      </w:r>
      <w:r w:rsidRPr="00A261E1">
        <w:rPr>
          <w:color w:val="000000"/>
          <w:sz w:val="24"/>
          <w:szCs w:val="24"/>
        </w:rPr>
        <w:t xml:space="preserve"> data </w:t>
      </w:r>
      <w:del w:id="368" w:author="Robert" w:date="2021-12-29T13:04:00Z">
        <w:r w:rsidRPr="00A261E1" w:rsidDel="00DF2ADA">
          <w:rPr>
            <w:color w:val="000000"/>
            <w:sz w:val="24"/>
            <w:szCs w:val="24"/>
          </w:rPr>
          <w:delText xml:space="preserve">on </w:delText>
        </w:r>
      </w:del>
      <w:ins w:id="369" w:author="Robert" w:date="2021-12-29T13:04:00Z">
        <w:r w:rsidR="00DF2ADA">
          <w:rPr>
            <w:color w:val="000000"/>
            <w:sz w:val="24"/>
            <w:szCs w:val="24"/>
          </w:rPr>
          <w:t>from</w:t>
        </w:r>
        <w:r w:rsidR="00DF2ADA" w:rsidRPr="00A261E1">
          <w:rPr>
            <w:color w:val="000000"/>
            <w:sz w:val="24"/>
            <w:szCs w:val="24"/>
          </w:rPr>
          <w:t xml:space="preserve"> </w:t>
        </w:r>
      </w:ins>
      <w:r w:rsidRPr="00A261E1">
        <w:rPr>
          <w:color w:val="000000"/>
          <w:sz w:val="24"/>
          <w:szCs w:val="24"/>
        </w:rPr>
        <w:t xml:space="preserve">one flower per plant from </w:t>
      </w:r>
      <w:r w:rsidR="00B72973">
        <w:rPr>
          <w:color w:val="000000"/>
          <w:sz w:val="24"/>
          <w:szCs w:val="24"/>
        </w:rPr>
        <w:t>9</w:t>
      </w:r>
      <w:r w:rsidRPr="00A261E1">
        <w:rPr>
          <w:color w:val="000000"/>
          <w:sz w:val="24"/>
          <w:szCs w:val="24"/>
        </w:rPr>
        <w:t>-30 plants</w:t>
      </w:r>
      <w:ins w:id="370" w:author="Robert" w:date="2021-12-21T21:18:00Z">
        <w:r w:rsidR="006B573F">
          <w:rPr>
            <w:color w:val="000000"/>
            <w:sz w:val="24"/>
            <w:szCs w:val="24"/>
          </w:rPr>
          <w:t xml:space="preserve">, depending on the </w:t>
        </w:r>
      </w:ins>
      <w:ins w:id="371" w:author="Robert" w:date="2021-12-29T13:04:00Z">
        <w:r w:rsidR="00BD52BE">
          <w:rPr>
            <w:color w:val="000000"/>
            <w:sz w:val="24"/>
            <w:szCs w:val="24"/>
          </w:rPr>
          <w:t xml:space="preserve">number of </w:t>
        </w:r>
      </w:ins>
      <w:ins w:id="372" w:author="Robert" w:date="2021-12-21T21:18:00Z">
        <w:r w:rsidR="006B573F">
          <w:rPr>
            <w:color w:val="000000"/>
            <w:sz w:val="24"/>
            <w:szCs w:val="24"/>
          </w:rPr>
          <w:t>blooming plants</w:t>
        </w:r>
      </w:ins>
      <w:ins w:id="373" w:author="Robert" w:date="2021-12-29T13:04:00Z">
        <w:r w:rsidR="00BD52BE">
          <w:rPr>
            <w:color w:val="000000"/>
            <w:sz w:val="24"/>
            <w:szCs w:val="24"/>
          </w:rPr>
          <w:t xml:space="preserve"> found at</w:t>
        </w:r>
      </w:ins>
      <w:ins w:id="374" w:author="Robert" w:date="2021-12-21T21:18:00Z">
        <w:r w:rsidR="006B573F">
          <w:rPr>
            <w:color w:val="000000"/>
            <w:sz w:val="24"/>
            <w:szCs w:val="24"/>
          </w:rPr>
          <w:t xml:space="preserve"> each location</w:t>
        </w:r>
      </w:ins>
      <w:r w:rsidRPr="00A261E1">
        <w:rPr>
          <w:color w:val="000000"/>
          <w:sz w:val="24"/>
          <w:szCs w:val="24"/>
        </w:rPr>
        <w:t>. We sampled floral scent immediately after anthesis</w:t>
      </w:r>
      <w:del w:id="375" w:author="Robert" w:date="2021-12-21T21:18:00Z">
        <w:r w:rsidRPr="00A261E1" w:rsidDel="006B573F">
          <w:rPr>
            <w:color w:val="000000"/>
            <w:sz w:val="24"/>
            <w:szCs w:val="24"/>
          </w:rPr>
          <w:delText>,</w:delText>
        </w:r>
      </w:del>
      <w:r w:rsidRPr="00A261E1">
        <w:rPr>
          <w:color w:val="000000"/>
          <w:sz w:val="24"/>
          <w:szCs w:val="24"/>
        </w:rPr>
        <w:t xml:space="preserve"> </w:t>
      </w:r>
      <w:del w:id="376" w:author="Robert" w:date="2021-12-21T21:18:00Z">
        <w:r w:rsidRPr="00A261E1" w:rsidDel="006B573F">
          <w:rPr>
            <w:color w:val="000000"/>
            <w:sz w:val="24"/>
            <w:szCs w:val="24"/>
          </w:rPr>
          <w:delText xml:space="preserve">typically </w:delText>
        </w:r>
      </w:del>
      <w:ins w:id="377" w:author="Robert" w:date="2021-12-21T21:18:00Z">
        <w:r w:rsidR="006B573F">
          <w:rPr>
            <w:color w:val="000000"/>
            <w:sz w:val="24"/>
            <w:szCs w:val="24"/>
          </w:rPr>
          <w:t>(</w:t>
        </w:r>
      </w:ins>
      <w:r w:rsidRPr="00A261E1">
        <w:rPr>
          <w:color w:val="000000"/>
          <w:sz w:val="24"/>
          <w:szCs w:val="24"/>
        </w:rPr>
        <w:t xml:space="preserve">between 18:00 and 20:00 </w:t>
      </w:r>
      <w:proofErr w:type="spellStart"/>
      <w:r w:rsidRPr="00A261E1">
        <w:rPr>
          <w:color w:val="000000"/>
          <w:sz w:val="24"/>
          <w:szCs w:val="24"/>
        </w:rPr>
        <w:t>hrs</w:t>
      </w:r>
      <w:proofErr w:type="spellEnd"/>
      <w:r w:rsidRPr="00A261E1">
        <w:rPr>
          <w:color w:val="000000"/>
          <w:sz w:val="24"/>
          <w:szCs w:val="24"/>
        </w:rPr>
        <w:t xml:space="preserve">, </w:t>
      </w:r>
      <w:ins w:id="378" w:author="Robert" w:date="2021-12-21T21:19:00Z">
        <w:r w:rsidR="006B573F">
          <w:rPr>
            <w:color w:val="000000"/>
            <w:sz w:val="24"/>
            <w:szCs w:val="24"/>
          </w:rPr>
          <w:t xml:space="preserve">when moth visits are most frequent) </w:t>
        </w:r>
      </w:ins>
      <w:r w:rsidRPr="00A261E1">
        <w:rPr>
          <w:color w:val="000000"/>
          <w:sz w:val="24"/>
          <w:szCs w:val="24"/>
        </w:rPr>
        <w:t xml:space="preserve">on individual flowers using dynamic headspace collection methods </w:t>
      </w:r>
      <w:r w:rsidR="00094DAA">
        <w:rPr>
          <w:noProof/>
          <w:color w:val="000000"/>
          <w:sz w:val="24"/>
          <w:szCs w:val="24"/>
        </w:rPr>
        <w:t>(Raguso and Pellmyr, 1998)</w:t>
      </w:r>
      <w:r w:rsidR="00B72973">
        <w:rPr>
          <w:color w:val="000000"/>
          <w:sz w:val="24"/>
          <w:szCs w:val="24"/>
        </w:rPr>
        <w:t xml:space="preserve">. </w:t>
      </w:r>
      <w:r w:rsidRPr="00A261E1">
        <w:rPr>
          <w:color w:val="000000"/>
          <w:sz w:val="24"/>
          <w:szCs w:val="24"/>
        </w:rPr>
        <w:t xml:space="preserve">Following scent collection, we excised the flowers from plants </w:t>
      </w:r>
      <w:r w:rsidRPr="005A6C12">
        <w:rPr>
          <w:color w:val="000000" w:themeColor="text1"/>
          <w:sz w:val="24"/>
          <w:szCs w:val="24"/>
        </w:rPr>
        <w:t>and measured floral morphology</w:t>
      </w:r>
      <w:ins w:id="379" w:author="Robert" w:date="2021-12-29T13:04:00Z">
        <w:r w:rsidR="00BD52BE">
          <w:rPr>
            <w:color w:val="000000" w:themeColor="text1"/>
            <w:sz w:val="24"/>
            <w:szCs w:val="24"/>
          </w:rPr>
          <w:t>, then pressed flowers to (later) record dry m</w:t>
        </w:r>
      </w:ins>
      <w:ins w:id="380" w:author="Robert" w:date="2021-12-29T13:05:00Z">
        <w:r w:rsidR="00BD52BE">
          <w:rPr>
            <w:color w:val="000000" w:themeColor="text1"/>
            <w:sz w:val="24"/>
            <w:szCs w:val="24"/>
          </w:rPr>
          <w:t>asses</w:t>
        </w:r>
      </w:ins>
      <w:r w:rsidR="00485BA7">
        <w:rPr>
          <w:color w:val="000000" w:themeColor="text1"/>
          <w:sz w:val="24"/>
          <w:szCs w:val="24"/>
        </w:rPr>
        <w:t xml:space="preserve">. </w:t>
      </w:r>
    </w:p>
    <w:p w14:paraId="69715FF9" w14:textId="77777777" w:rsidR="00B54DCE" w:rsidRPr="008553D4" w:rsidRDefault="00B54DCE" w:rsidP="000271D1">
      <w:pPr>
        <w:pStyle w:val="Normal1"/>
        <w:pBdr>
          <w:top w:val="nil"/>
          <w:left w:val="nil"/>
          <w:bottom w:val="nil"/>
          <w:right w:val="nil"/>
          <w:between w:val="nil"/>
        </w:pBdr>
        <w:shd w:val="clear" w:color="auto" w:fill="FFFFFF"/>
        <w:spacing w:line="480" w:lineRule="auto"/>
        <w:ind w:firstLine="720"/>
        <w:rPr>
          <w:color w:val="000000"/>
          <w:sz w:val="24"/>
          <w:szCs w:val="24"/>
        </w:rPr>
      </w:pPr>
    </w:p>
    <w:p w14:paraId="0940B265" w14:textId="68C375EE" w:rsidR="00B54DCE" w:rsidRPr="008553D4" w:rsidRDefault="0054492D" w:rsidP="000271D1">
      <w:pPr>
        <w:pStyle w:val="Normal1"/>
        <w:pBdr>
          <w:top w:val="nil"/>
          <w:left w:val="nil"/>
          <w:bottom w:val="nil"/>
          <w:right w:val="nil"/>
          <w:between w:val="nil"/>
        </w:pBdr>
        <w:shd w:val="clear" w:color="auto" w:fill="FFFFFF"/>
        <w:spacing w:line="480" w:lineRule="auto"/>
        <w:rPr>
          <w:color w:val="000000"/>
          <w:sz w:val="24"/>
          <w:szCs w:val="24"/>
        </w:rPr>
      </w:pPr>
      <w:r>
        <w:rPr>
          <w:i/>
          <w:color w:val="000000"/>
          <w:sz w:val="24"/>
          <w:szCs w:val="24"/>
        </w:rPr>
        <w:t>4.</w:t>
      </w:r>
      <w:r w:rsidR="00FF2A6A">
        <w:rPr>
          <w:i/>
          <w:color w:val="000000"/>
          <w:sz w:val="24"/>
          <w:szCs w:val="24"/>
        </w:rPr>
        <w:t>2</w:t>
      </w:r>
      <w:r>
        <w:rPr>
          <w:i/>
          <w:color w:val="000000"/>
          <w:sz w:val="24"/>
          <w:szCs w:val="24"/>
        </w:rPr>
        <w:t>.1.</w:t>
      </w:r>
      <w:r w:rsidR="00B54DCE" w:rsidRPr="008553D4">
        <w:rPr>
          <w:i/>
          <w:color w:val="000000"/>
          <w:sz w:val="24"/>
          <w:szCs w:val="24"/>
        </w:rPr>
        <w:t xml:space="preserve"> Floral scent</w:t>
      </w:r>
    </w:p>
    <w:p w14:paraId="12087215" w14:textId="01012375" w:rsidR="00B54DCE" w:rsidRPr="008553D4" w:rsidRDefault="00B54DCE" w:rsidP="006B573F">
      <w:pPr>
        <w:pStyle w:val="Normal1"/>
        <w:shd w:val="clear" w:color="auto" w:fill="FFFFFF"/>
        <w:spacing w:line="480" w:lineRule="auto"/>
        <w:ind w:firstLine="720"/>
        <w:rPr>
          <w:color w:val="000000"/>
          <w:sz w:val="24"/>
          <w:szCs w:val="24"/>
        </w:rPr>
      </w:pPr>
      <w:r w:rsidRPr="008553D4">
        <w:rPr>
          <w:color w:val="000000"/>
          <w:sz w:val="24"/>
          <w:szCs w:val="24"/>
        </w:rPr>
        <w:t xml:space="preserve">Individual flowers were enclosed in a Reynolds (nylon resin) oven bag (12 x 15 cm, 270 ml volume) affixed to the floral </w:t>
      </w:r>
      <w:del w:id="381" w:author="Robert" w:date="2021-12-21T22:03:00Z">
        <w:r w:rsidRPr="008553D4" w:rsidDel="006B4D98">
          <w:rPr>
            <w:color w:val="000000"/>
            <w:sz w:val="24"/>
            <w:szCs w:val="24"/>
          </w:rPr>
          <w:delText xml:space="preserve">stem </w:delText>
        </w:r>
      </w:del>
      <w:ins w:id="382" w:author="Robert" w:date="2021-12-21T22:03:00Z">
        <w:r w:rsidR="006B4D98">
          <w:rPr>
            <w:color w:val="000000"/>
            <w:sz w:val="24"/>
            <w:szCs w:val="24"/>
          </w:rPr>
          <w:t>tube or ovaries</w:t>
        </w:r>
        <w:r w:rsidR="006B4D98" w:rsidRPr="008553D4">
          <w:rPr>
            <w:color w:val="000000"/>
            <w:sz w:val="24"/>
            <w:szCs w:val="24"/>
          </w:rPr>
          <w:t xml:space="preserve"> </w:t>
        </w:r>
      </w:ins>
      <w:r w:rsidRPr="008553D4">
        <w:rPr>
          <w:color w:val="000000"/>
          <w:sz w:val="24"/>
          <w:szCs w:val="24"/>
        </w:rPr>
        <w:t xml:space="preserve">with plastic ties using protocols </w:t>
      </w:r>
      <w:commentRangeStart w:id="383"/>
      <w:r w:rsidRPr="008553D4">
        <w:rPr>
          <w:color w:val="000000"/>
          <w:sz w:val="24"/>
          <w:szCs w:val="24"/>
        </w:rPr>
        <w:t xml:space="preserve">described by </w:t>
      </w:r>
      <w:commentRangeEnd w:id="383"/>
      <w:r w:rsidR="00D16C0F">
        <w:rPr>
          <w:rStyle w:val="CommentReference"/>
          <w:rFonts w:asciiTheme="minorHAnsi" w:eastAsiaTheme="minorHAnsi" w:hAnsiTheme="minorHAnsi" w:cstheme="minorBidi"/>
        </w:rPr>
        <w:commentReference w:id="383"/>
      </w:r>
      <w:r w:rsidRPr="008553D4">
        <w:rPr>
          <w:color w:val="000000"/>
          <w:sz w:val="24"/>
          <w:szCs w:val="24"/>
        </w:rPr>
        <w:t xml:space="preserve">(Galen et al., 2011). </w:t>
      </w:r>
      <w:ins w:id="384" w:author="Robert" w:date="2021-12-21T22:03:00Z">
        <w:r w:rsidR="006B4D98">
          <w:rPr>
            <w:color w:val="000000"/>
            <w:sz w:val="24"/>
            <w:szCs w:val="24"/>
          </w:rPr>
          <w:t>Leaf material was never enclosed within he</w:t>
        </w:r>
      </w:ins>
      <w:ins w:id="385" w:author="Robert" w:date="2021-12-21T22:04:00Z">
        <w:r w:rsidR="006B4D98">
          <w:rPr>
            <w:color w:val="000000"/>
            <w:sz w:val="24"/>
            <w:szCs w:val="24"/>
          </w:rPr>
          <w:t>adspace bags.</w:t>
        </w:r>
      </w:ins>
      <w:r w:rsidRPr="008553D4">
        <w:rPr>
          <w:color w:val="000000"/>
          <w:sz w:val="24"/>
          <w:szCs w:val="24"/>
        </w:rPr>
        <w:t xml:space="preserve"> Floral volatiles were collected in a cartridge containing 10 mg of Super Q (80–100 mesh) adsorbent (Alltech Associates, </w:t>
      </w:r>
      <w:proofErr w:type="spellStart"/>
      <w:r w:rsidRPr="008553D4">
        <w:rPr>
          <w:color w:val="000000"/>
          <w:sz w:val="24"/>
          <w:szCs w:val="24"/>
        </w:rPr>
        <w:t>Waukeegan</w:t>
      </w:r>
      <w:proofErr w:type="spellEnd"/>
      <w:r w:rsidRPr="008553D4">
        <w:rPr>
          <w:color w:val="000000"/>
          <w:sz w:val="24"/>
          <w:szCs w:val="24"/>
        </w:rPr>
        <w:t xml:space="preserve">, Illinois, U.S.A.), packed into a Pasteur pipette using </w:t>
      </w:r>
      <w:proofErr w:type="spellStart"/>
      <w:r w:rsidRPr="008553D4">
        <w:rPr>
          <w:color w:val="000000"/>
          <w:sz w:val="24"/>
          <w:szCs w:val="24"/>
        </w:rPr>
        <w:t>silanized</w:t>
      </w:r>
      <w:proofErr w:type="spellEnd"/>
      <w:r w:rsidRPr="008553D4">
        <w:rPr>
          <w:color w:val="000000"/>
          <w:sz w:val="24"/>
          <w:szCs w:val="24"/>
        </w:rPr>
        <w:t xml:space="preserve"> quartz wool (</w:t>
      </w:r>
      <w:proofErr w:type="spellStart"/>
      <w:r w:rsidRPr="008553D4">
        <w:rPr>
          <w:color w:val="000000"/>
          <w:sz w:val="24"/>
          <w:szCs w:val="24"/>
        </w:rPr>
        <w:t>Restek</w:t>
      </w:r>
      <w:proofErr w:type="spellEnd"/>
      <w:r w:rsidRPr="008553D4">
        <w:rPr>
          <w:color w:val="000000"/>
          <w:sz w:val="24"/>
          <w:szCs w:val="24"/>
        </w:rPr>
        <w:t xml:space="preserve"> #24324). </w:t>
      </w:r>
      <w:r w:rsidR="00D45F5F">
        <w:rPr>
          <w:color w:val="000000"/>
          <w:sz w:val="24"/>
          <w:szCs w:val="24"/>
        </w:rPr>
        <w:t xml:space="preserve">Ambient controls were </w:t>
      </w:r>
      <w:del w:id="386" w:author="Robert" w:date="2021-12-29T13:05:00Z">
        <w:r w:rsidR="00D45F5F" w:rsidDel="00BD52BE">
          <w:rPr>
            <w:color w:val="000000"/>
            <w:sz w:val="24"/>
            <w:szCs w:val="24"/>
          </w:rPr>
          <w:delText xml:space="preserve">also </w:delText>
        </w:r>
      </w:del>
      <w:r w:rsidR="00D45F5F">
        <w:rPr>
          <w:color w:val="000000"/>
          <w:sz w:val="24"/>
          <w:szCs w:val="24"/>
        </w:rPr>
        <w:t xml:space="preserve">collected each night </w:t>
      </w:r>
      <w:ins w:id="387" w:author="Robert" w:date="2021-12-29T13:05:00Z">
        <w:r w:rsidR="00BD52BE">
          <w:rPr>
            <w:color w:val="000000"/>
            <w:sz w:val="24"/>
            <w:szCs w:val="24"/>
          </w:rPr>
          <w:t xml:space="preserve">that </w:t>
        </w:r>
      </w:ins>
      <w:r w:rsidR="00D45F5F">
        <w:rPr>
          <w:color w:val="000000"/>
          <w:sz w:val="24"/>
          <w:szCs w:val="24"/>
        </w:rPr>
        <w:t xml:space="preserve">flowers were sampled; </w:t>
      </w:r>
      <w:proofErr w:type="gramStart"/>
      <w:r w:rsidR="00D45F5F">
        <w:rPr>
          <w:color w:val="000000"/>
          <w:sz w:val="24"/>
          <w:szCs w:val="24"/>
        </w:rPr>
        <w:t>Reynolds</w:t>
      </w:r>
      <w:proofErr w:type="gramEnd"/>
      <w:r w:rsidR="00D45F5F">
        <w:rPr>
          <w:color w:val="000000"/>
          <w:sz w:val="24"/>
          <w:szCs w:val="24"/>
        </w:rPr>
        <w:t xml:space="preserve"> oven bags enclosed a cartridge and were placed at least 3m from a plant with open flowers. </w:t>
      </w:r>
      <w:ins w:id="388" w:author="Robert" w:date="2021-12-21T21:20:00Z">
        <w:r w:rsidR="006B573F">
          <w:rPr>
            <w:color w:val="000000"/>
            <w:sz w:val="24"/>
            <w:szCs w:val="24"/>
          </w:rPr>
          <w:t xml:space="preserve">Additional unused </w:t>
        </w:r>
      </w:ins>
      <w:ins w:id="389" w:author="Robert" w:date="2021-12-21T21:21:00Z">
        <w:r w:rsidR="006B573F">
          <w:rPr>
            <w:color w:val="000000"/>
            <w:sz w:val="24"/>
            <w:szCs w:val="24"/>
          </w:rPr>
          <w:t xml:space="preserve">cartridges, carried to field sites in coolers, </w:t>
        </w:r>
      </w:ins>
      <w:ins w:id="390" w:author="Robert" w:date="2021-12-29T13:05:00Z">
        <w:r w:rsidR="00BD52BE">
          <w:rPr>
            <w:color w:val="000000"/>
            <w:sz w:val="24"/>
            <w:szCs w:val="24"/>
          </w:rPr>
          <w:t>served as additional</w:t>
        </w:r>
      </w:ins>
      <w:ins w:id="391" w:author="Robert" w:date="2021-12-21T21:21:00Z">
        <w:r w:rsidR="006B573F">
          <w:rPr>
            <w:color w:val="000000"/>
            <w:sz w:val="24"/>
            <w:szCs w:val="24"/>
          </w:rPr>
          <w:t xml:space="preserve"> controls for </w:t>
        </w:r>
      </w:ins>
      <w:ins w:id="392" w:author="Robert" w:date="2021-12-29T13:06:00Z">
        <w:r w:rsidR="00BD52BE">
          <w:rPr>
            <w:color w:val="000000"/>
            <w:sz w:val="24"/>
            <w:szCs w:val="24"/>
          </w:rPr>
          <w:t xml:space="preserve">any </w:t>
        </w:r>
      </w:ins>
      <w:ins w:id="393" w:author="Robert" w:date="2021-12-21T21:21:00Z">
        <w:r w:rsidR="006B573F">
          <w:rPr>
            <w:color w:val="000000"/>
            <w:sz w:val="24"/>
            <w:szCs w:val="24"/>
          </w:rPr>
          <w:t>ambient contaminants</w:t>
        </w:r>
      </w:ins>
      <w:ins w:id="394" w:author="Robert" w:date="2021-12-21T21:22:00Z">
        <w:r w:rsidR="00D24237">
          <w:rPr>
            <w:color w:val="000000"/>
            <w:sz w:val="24"/>
            <w:szCs w:val="24"/>
          </w:rPr>
          <w:t xml:space="preserve"> associated with storage conditions.</w:t>
        </w:r>
      </w:ins>
      <w:ins w:id="395" w:author="Robert" w:date="2021-12-21T21:21:00Z">
        <w:r w:rsidR="006B573F">
          <w:rPr>
            <w:color w:val="000000"/>
            <w:sz w:val="24"/>
            <w:szCs w:val="24"/>
          </w:rPr>
          <w:t xml:space="preserve"> </w:t>
        </w:r>
      </w:ins>
      <w:r w:rsidRPr="008553D4">
        <w:rPr>
          <w:color w:val="000000"/>
          <w:sz w:val="24"/>
          <w:szCs w:val="24"/>
        </w:rPr>
        <w:t xml:space="preserve">Air from the floral </w:t>
      </w:r>
      <w:r w:rsidR="00D45F5F">
        <w:rPr>
          <w:color w:val="000000"/>
          <w:sz w:val="24"/>
          <w:szCs w:val="24"/>
        </w:rPr>
        <w:t xml:space="preserve">or ambient </w:t>
      </w:r>
      <w:r w:rsidRPr="008553D4">
        <w:rPr>
          <w:color w:val="000000"/>
          <w:sz w:val="24"/>
          <w:szCs w:val="24"/>
        </w:rPr>
        <w:t xml:space="preserve">headspace, concentrated in the enclosing bag, was pulled through the cartridge using a </w:t>
      </w:r>
      <w:r w:rsidRPr="008553D4">
        <w:rPr>
          <w:color w:val="000000"/>
          <w:sz w:val="24"/>
          <w:szCs w:val="24"/>
        </w:rPr>
        <w:lastRenderedPageBreak/>
        <w:t>PAS-500 (</w:t>
      </w:r>
      <w:proofErr w:type="spellStart"/>
      <w:r w:rsidRPr="008553D4">
        <w:rPr>
          <w:color w:val="000000"/>
          <w:sz w:val="24"/>
          <w:szCs w:val="24"/>
        </w:rPr>
        <w:t>Spectrex</w:t>
      </w:r>
      <w:proofErr w:type="spellEnd"/>
      <w:r w:rsidRPr="008553D4">
        <w:rPr>
          <w:color w:val="000000"/>
          <w:sz w:val="24"/>
          <w:szCs w:val="24"/>
        </w:rPr>
        <w:t xml:space="preserve">, Redwood City, California, U.S.A.) personal air sampler vacuum pump, with a standardized flow rate of 200 ml air/min. After 60 minutes of sampling, the cartridges were removed and volatiles were eluted with 200 </w:t>
      </w:r>
      <w:r w:rsidRPr="008553D4">
        <w:rPr>
          <w:color w:val="000000"/>
          <w:sz w:val="24"/>
          <w:szCs w:val="24"/>
        </w:rPr>
        <w:sym w:font="Symbol" w:char="F06D"/>
      </w:r>
      <w:r w:rsidRPr="008553D4">
        <w:rPr>
          <w:color w:val="000000"/>
          <w:sz w:val="24"/>
          <w:szCs w:val="24"/>
        </w:rPr>
        <w:t>l of GC-MS grade hexane (Honeywell Burdick and Jackson, Muskegon, Michigan, U.S.A) into borosilicate glass “shell style” inserts placed within 1.5 ml amber glass autosampler vials capped with silicone septa and polypropylene screw caps (</w:t>
      </w:r>
      <w:proofErr w:type="spellStart"/>
      <w:r w:rsidRPr="008553D4">
        <w:rPr>
          <w:color w:val="000000"/>
          <w:sz w:val="24"/>
          <w:szCs w:val="24"/>
        </w:rPr>
        <w:t>Supelco</w:t>
      </w:r>
      <w:proofErr w:type="spellEnd"/>
      <w:r w:rsidRPr="008553D4">
        <w:rPr>
          <w:color w:val="000000"/>
          <w:sz w:val="24"/>
          <w:szCs w:val="24"/>
        </w:rPr>
        <w:t xml:space="preserve">, Bellefonte, Pennsylvania, U.S.A.). Samples were stored at -20 °C until analysis. Prior to analysis, we concentrated the samples to a uniform volume of 50 </w:t>
      </w:r>
      <w:proofErr w:type="spellStart"/>
      <w:r w:rsidRPr="008553D4">
        <w:rPr>
          <w:color w:val="000000"/>
          <w:sz w:val="24"/>
          <w:szCs w:val="24"/>
        </w:rPr>
        <w:t>μl</w:t>
      </w:r>
      <w:proofErr w:type="spellEnd"/>
      <w:r w:rsidRPr="008553D4">
        <w:rPr>
          <w:color w:val="000000"/>
          <w:sz w:val="24"/>
          <w:szCs w:val="24"/>
        </w:rPr>
        <w:t xml:space="preserve"> using gaseous N</w:t>
      </w:r>
      <w:r w:rsidRPr="008553D4">
        <w:rPr>
          <w:color w:val="000000"/>
          <w:sz w:val="24"/>
          <w:szCs w:val="24"/>
          <w:vertAlign w:val="subscript"/>
        </w:rPr>
        <w:t>2</w:t>
      </w:r>
      <w:r w:rsidRPr="008553D4">
        <w:rPr>
          <w:color w:val="000000"/>
          <w:sz w:val="24"/>
          <w:szCs w:val="24"/>
        </w:rPr>
        <w:t xml:space="preserve"> and added 5 </w:t>
      </w:r>
      <w:proofErr w:type="spellStart"/>
      <w:r w:rsidRPr="008553D4">
        <w:rPr>
          <w:color w:val="000000"/>
          <w:sz w:val="24"/>
          <w:szCs w:val="24"/>
        </w:rPr>
        <w:t>μl</w:t>
      </w:r>
      <w:proofErr w:type="spellEnd"/>
      <w:r w:rsidRPr="008553D4">
        <w:rPr>
          <w:color w:val="000000"/>
          <w:sz w:val="24"/>
          <w:szCs w:val="24"/>
        </w:rPr>
        <w:t xml:space="preserve"> of 0.03% toluene in hexane (= 23 ng) as an internal standard. </w:t>
      </w:r>
    </w:p>
    <w:p w14:paraId="690D5B9B" w14:textId="40A933E0" w:rsidR="00B54DCE" w:rsidRPr="008553D4" w:rsidRDefault="00B54DCE" w:rsidP="000271D1">
      <w:pPr>
        <w:pStyle w:val="Normal1"/>
        <w:shd w:val="clear" w:color="auto" w:fill="FFFFFF"/>
        <w:spacing w:line="480" w:lineRule="auto"/>
        <w:ind w:firstLine="720"/>
        <w:rPr>
          <w:color w:val="000000"/>
          <w:sz w:val="24"/>
          <w:szCs w:val="24"/>
        </w:rPr>
      </w:pPr>
      <w:r w:rsidRPr="008553D4">
        <w:rPr>
          <w:color w:val="000000"/>
          <w:sz w:val="24"/>
          <w:szCs w:val="24"/>
        </w:rPr>
        <w:t xml:space="preserve">One µl aliquots of each sample were injected into a Shimadzu GC-17A gas chromatograph equipped with a Shimadzu QP5000 quadrupole, electron ionization (EI) mass spectrometer (Shimadzu Scientific Instruments, Columbia, Maryland, U.S.A.) as a detector. All analyses were made using </w:t>
      </w:r>
      <w:proofErr w:type="spellStart"/>
      <w:r w:rsidRPr="008553D4">
        <w:rPr>
          <w:color w:val="000000"/>
          <w:sz w:val="24"/>
          <w:szCs w:val="24"/>
        </w:rPr>
        <w:t>splitless</w:t>
      </w:r>
      <w:proofErr w:type="spellEnd"/>
      <w:r w:rsidRPr="008553D4">
        <w:rPr>
          <w:color w:val="000000"/>
          <w:sz w:val="24"/>
          <w:szCs w:val="24"/>
        </w:rPr>
        <w:t xml:space="preserve"> injections </w:t>
      </w:r>
      <w:ins w:id="396" w:author="Robert" w:date="2021-12-21T21:29:00Z">
        <w:r w:rsidR="001779B6">
          <w:rPr>
            <w:color w:val="000000"/>
            <w:sz w:val="24"/>
            <w:szCs w:val="24"/>
          </w:rPr>
          <w:t xml:space="preserve">of 1 </w:t>
        </w:r>
      </w:ins>
      <w:proofErr w:type="spellStart"/>
      <w:ins w:id="397" w:author="Robert" w:date="2021-12-21T21:30:00Z">
        <w:r w:rsidR="001779B6">
          <w:rPr>
            <w:color w:val="000000"/>
            <w:sz w:val="24"/>
            <w:szCs w:val="24"/>
          </w:rPr>
          <w:t>μL</w:t>
        </w:r>
        <w:proofErr w:type="spellEnd"/>
        <w:r w:rsidR="001779B6">
          <w:rPr>
            <w:color w:val="000000"/>
            <w:sz w:val="24"/>
            <w:szCs w:val="24"/>
          </w:rPr>
          <w:t xml:space="preserve"> sample aliquots </w:t>
        </w:r>
      </w:ins>
      <w:ins w:id="398" w:author="Robert" w:date="2021-12-21T21:23:00Z">
        <w:r w:rsidR="00D24237">
          <w:rPr>
            <w:color w:val="000000"/>
            <w:sz w:val="24"/>
            <w:szCs w:val="24"/>
          </w:rPr>
          <w:t xml:space="preserve">(1.5 min sampling time) </w:t>
        </w:r>
      </w:ins>
      <w:r w:rsidRPr="008553D4">
        <w:rPr>
          <w:color w:val="000000"/>
          <w:sz w:val="24"/>
          <w:szCs w:val="24"/>
        </w:rPr>
        <w:t>on</w:t>
      </w:r>
      <w:ins w:id="399" w:author="Robert" w:date="2021-12-21T21:27:00Z">
        <w:r w:rsidR="001779B6">
          <w:rPr>
            <w:color w:val="000000"/>
            <w:sz w:val="24"/>
            <w:szCs w:val="24"/>
          </w:rPr>
          <w:t>to</w:t>
        </w:r>
      </w:ins>
      <w:r w:rsidRPr="008553D4">
        <w:rPr>
          <w:color w:val="000000"/>
          <w:sz w:val="24"/>
          <w:szCs w:val="24"/>
        </w:rPr>
        <w:t xml:space="preserve"> a polar GC column (diameter 0.25 mm, length 30 m, film thickness 0.25 µm (</w:t>
      </w:r>
      <w:proofErr w:type="spellStart"/>
      <w:r w:rsidRPr="008553D4">
        <w:rPr>
          <w:color w:val="000000"/>
          <w:sz w:val="24"/>
          <w:szCs w:val="24"/>
        </w:rPr>
        <w:t>Econo</w:t>
      </w:r>
      <w:proofErr w:type="spellEnd"/>
      <w:r w:rsidRPr="008553D4">
        <w:rPr>
          <w:color w:val="000000"/>
          <w:sz w:val="24"/>
          <w:szCs w:val="24"/>
        </w:rPr>
        <w:t xml:space="preserve"> Cap's carbowax coating, known as EC WAX); Alltech Associates)</w:t>
      </w:r>
      <w:ins w:id="400" w:author="Robert" w:date="2021-12-21T21:30:00Z">
        <w:r w:rsidR="001779B6">
          <w:rPr>
            <w:color w:val="000000"/>
            <w:sz w:val="24"/>
            <w:szCs w:val="24"/>
          </w:rPr>
          <w:t>, using</w:t>
        </w:r>
      </w:ins>
      <w:ins w:id="401" w:author="Robert" w:date="2021-12-21T21:27:00Z">
        <w:r w:rsidR="001779B6">
          <w:rPr>
            <w:color w:val="000000"/>
            <w:sz w:val="24"/>
            <w:szCs w:val="24"/>
          </w:rPr>
          <w:t xml:space="preserve"> a m</w:t>
        </w:r>
      </w:ins>
      <w:ins w:id="402" w:author="Robert" w:date="2021-12-21T21:28:00Z">
        <w:r w:rsidR="001779B6">
          <w:rPr>
            <w:color w:val="000000"/>
            <w:sz w:val="24"/>
            <w:szCs w:val="24"/>
          </w:rPr>
          <w:t xml:space="preserve">obile phase of </w:t>
        </w:r>
      </w:ins>
      <w:del w:id="403" w:author="Robert" w:date="2021-12-21T21:27:00Z">
        <w:r w:rsidRPr="008553D4" w:rsidDel="001779B6">
          <w:rPr>
            <w:color w:val="000000"/>
            <w:sz w:val="24"/>
            <w:szCs w:val="24"/>
          </w:rPr>
          <w:delText>,</w:delText>
        </w:r>
      </w:del>
      <w:del w:id="404" w:author="Robert" w:date="2021-12-21T21:28:00Z">
        <w:r w:rsidRPr="008553D4" w:rsidDel="001779B6">
          <w:rPr>
            <w:color w:val="000000"/>
            <w:sz w:val="24"/>
            <w:szCs w:val="24"/>
          </w:rPr>
          <w:delText xml:space="preserve"> using</w:delText>
        </w:r>
      </w:del>
      <w:r w:rsidRPr="008553D4">
        <w:rPr>
          <w:color w:val="000000"/>
          <w:sz w:val="24"/>
          <w:szCs w:val="24"/>
        </w:rPr>
        <w:t xml:space="preserve"> ultra</w:t>
      </w:r>
      <w:ins w:id="405" w:author="Robert" w:date="2021-12-21T22:04:00Z">
        <w:r w:rsidR="006B4D98">
          <w:rPr>
            <w:color w:val="000000"/>
            <w:sz w:val="24"/>
            <w:szCs w:val="24"/>
          </w:rPr>
          <w:t>-</w:t>
        </w:r>
      </w:ins>
      <w:del w:id="406" w:author="Robert" w:date="2021-12-21T22:04:00Z">
        <w:r w:rsidRPr="008553D4" w:rsidDel="006B4D98">
          <w:rPr>
            <w:color w:val="000000"/>
            <w:sz w:val="24"/>
            <w:szCs w:val="24"/>
          </w:rPr>
          <w:delText xml:space="preserve"> </w:delText>
        </w:r>
      </w:del>
      <w:r w:rsidRPr="008553D4">
        <w:rPr>
          <w:color w:val="000000"/>
          <w:sz w:val="24"/>
          <w:szCs w:val="24"/>
        </w:rPr>
        <w:t>high purity (99.999%) helium</w:t>
      </w:r>
      <w:ins w:id="407" w:author="Robert" w:date="2021-12-21T21:28:00Z">
        <w:del w:id="408" w:author="Krissa Skogen" w:date="2022-01-06T09:42:00Z">
          <w:r w:rsidR="001779B6" w:rsidDel="00326588">
            <w:rPr>
              <w:color w:val="000000"/>
              <w:sz w:val="24"/>
              <w:szCs w:val="24"/>
            </w:rPr>
            <w:delText xml:space="preserve">. </w:delText>
          </w:r>
        </w:del>
      </w:ins>
      <w:del w:id="409" w:author="Robert" w:date="2021-12-21T21:28:00Z">
        <w:r w:rsidRPr="008553D4" w:rsidDel="001779B6">
          <w:rPr>
            <w:color w:val="000000"/>
            <w:sz w:val="24"/>
            <w:szCs w:val="24"/>
          </w:rPr>
          <w:delText xml:space="preserve"> as a mobile phase</w:delText>
        </w:r>
      </w:del>
      <w:r w:rsidRPr="008553D4">
        <w:rPr>
          <w:color w:val="000000"/>
          <w:sz w:val="24"/>
          <w:szCs w:val="24"/>
        </w:rPr>
        <w:t xml:space="preserve"> (</w:t>
      </w:r>
      <w:commentRangeStart w:id="410"/>
      <w:commentRangeStart w:id="411"/>
      <w:del w:id="412" w:author="Robert" w:date="2021-12-21T22:16:00Z">
        <w:r w:rsidRPr="008553D4" w:rsidDel="00602BD1">
          <w:rPr>
            <w:color w:val="000000"/>
            <w:sz w:val="24"/>
            <w:szCs w:val="24"/>
          </w:rPr>
          <w:delText>split ratio 12:1</w:delText>
        </w:r>
        <w:commentRangeEnd w:id="410"/>
        <w:r w:rsidR="00D16C0F" w:rsidDel="00602BD1">
          <w:rPr>
            <w:rStyle w:val="CommentReference"/>
            <w:rFonts w:asciiTheme="minorHAnsi" w:eastAsiaTheme="minorHAnsi" w:hAnsiTheme="minorHAnsi" w:cstheme="minorBidi"/>
          </w:rPr>
          <w:commentReference w:id="410"/>
        </w:r>
        <w:commentRangeEnd w:id="411"/>
        <w:r w:rsidR="00D24237" w:rsidDel="00602BD1">
          <w:rPr>
            <w:rStyle w:val="CommentReference"/>
            <w:rFonts w:asciiTheme="minorHAnsi" w:eastAsiaTheme="minorHAnsi" w:hAnsiTheme="minorHAnsi" w:cstheme="minorBidi"/>
          </w:rPr>
          <w:commentReference w:id="411"/>
        </w:r>
        <w:r w:rsidRPr="008553D4" w:rsidDel="00602BD1">
          <w:rPr>
            <w:color w:val="000000"/>
            <w:sz w:val="24"/>
            <w:szCs w:val="24"/>
          </w:rPr>
          <w:delText xml:space="preserve">, </w:delText>
        </w:r>
      </w:del>
      <w:r w:rsidRPr="008553D4">
        <w:rPr>
          <w:color w:val="000000"/>
          <w:sz w:val="24"/>
          <w:szCs w:val="24"/>
        </w:rPr>
        <w:t xml:space="preserve">constant flow of 1ml/min.). The GC </w:t>
      </w:r>
      <w:del w:id="413" w:author="Robert" w:date="2021-12-21T21:31:00Z">
        <w:r w:rsidRPr="008553D4" w:rsidDel="001779B6">
          <w:rPr>
            <w:color w:val="000000"/>
            <w:sz w:val="24"/>
            <w:szCs w:val="24"/>
          </w:rPr>
          <w:delText>temperature and pressure</w:delText>
        </w:r>
      </w:del>
      <w:ins w:id="414" w:author="Robert" w:date="2021-12-21T21:31:00Z">
        <w:r w:rsidR="001779B6">
          <w:rPr>
            <w:color w:val="000000"/>
            <w:sz w:val="24"/>
            <w:szCs w:val="24"/>
          </w:rPr>
          <w:t>program</w:t>
        </w:r>
      </w:ins>
      <w:r w:rsidRPr="008553D4">
        <w:rPr>
          <w:color w:val="000000"/>
          <w:sz w:val="24"/>
          <w:szCs w:val="24"/>
        </w:rPr>
        <w:t xml:space="preserve"> parameters (injection port temp. 240 °C, detector temp 260 °C, initial temp. 40 °C, hold time 2 min, increased at 15 °C/min to 260 °C, hold time 2.38 min) </w:t>
      </w:r>
      <w:del w:id="415" w:author="Robert" w:date="2021-12-21T21:32:00Z">
        <w:r w:rsidRPr="008553D4" w:rsidDel="00E842AC">
          <w:rPr>
            <w:color w:val="000000"/>
            <w:sz w:val="24"/>
            <w:szCs w:val="24"/>
          </w:rPr>
          <w:delText>were optimized</w:delText>
        </w:r>
      </w:del>
      <w:del w:id="416" w:author="Robert" w:date="2021-12-21T22:21:00Z">
        <w:r w:rsidRPr="008553D4" w:rsidDel="006E2211">
          <w:rPr>
            <w:color w:val="000000"/>
            <w:sz w:val="24"/>
            <w:szCs w:val="24"/>
          </w:rPr>
          <w:delText xml:space="preserve"> to resolve</w:delText>
        </w:r>
      </w:del>
      <w:del w:id="417" w:author="Robert" w:date="2021-12-21T21:33:00Z">
        <w:r w:rsidRPr="008553D4" w:rsidDel="00E842AC">
          <w:rPr>
            <w:color w:val="000000"/>
            <w:sz w:val="24"/>
            <w:szCs w:val="24"/>
          </w:rPr>
          <w:delText xml:space="preserve"> </w:delText>
        </w:r>
        <w:commentRangeStart w:id="418"/>
        <w:commentRangeStart w:id="419"/>
        <w:r w:rsidRPr="008553D4" w:rsidDel="00E842AC">
          <w:rPr>
            <w:color w:val="000000"/>
            <w:sz w:val="24"/>
            <w:szCs w:val="24"/>
          </w:rPr>
          <w:delText>linalool and other</w:delText>
        </w:r>
      </w:del>
      <w:del w:id="420" w:author="Robert" w:date="2021-12-21T22:21:00Z">
        <w:r w:rsidRPr="008553D4" w:rsidDel="006E2211">
          <w:rPr>
            <w:color w:val="000000"/>
            <w:sz w:val="24"/>
            <w:szCs w:val="24"/>
          </w:rPr>
          <w:delText xml:space="preserve"> floral volatiles </w:delText>
        </w:r>
        <w:commentRangeEnd w:id="418"/>
        <w:r w:rsidR="00D16C0F" w:rsidDel="006E2211">
          <w:rPr>
            <w:rStyle w:val="CommentReference"/>
            <w:rFonts w:asciiTheme="minorHAnsi" w:eastAsiaTheme="minorHAnsi" w:hAnsiTheme="minorHAnsi" w:cstheme="minorBidi"/>
          </w:rPr>
          <w:commentReference w:id="418"/>
        </w:r>
        <w:commentRangeEnd w:id="419"/>
        <w:r w:rsidR="001779B6" w:rsidDel="006E2211">
          <w:rPr>
            <w:rStyle w:val="CommentReference"/>
            <w:rFonts w:asciiTheme="minorHAnsi" w:eastAsiaTheme="minorHAnsi" w:hAnsiTheme="minorHAnsi" w:cstheme="minorBidi"/>
          </w:rPr>
          <w:commentReference w:id="419"/>
        </w:r>
        <w:r w:rsidRPr="008553D4" w:rsidDel="006E2211">
          <w:rPr>
            <w:color w:val="000000"/>
            <w:sz w:val="24"/>
            <w:szCs w:val="24"/>
          </w:rPr>
          <w:delText>to baseline with</w:delText>
        </w:r>
      </w:del>
      <w:ins w:id="421" w:author="Robert" w:date="2021-12-21T22:21:00Z">
        <w:del w:id="422" w:author="Krissa Skogen" w:date="2022-01-06T09:44:00Z">
          <w:r w:rsidR="006E2211" w:rsidDel="00326588">
            <w:rPr>
              <w:color w:val="000000"/>
              <w:sz w:val="24"/>
              <w:szCs w:val="24"/>
            </w:rPr>
            <w:delText xml:space="preserve"> </w:delText>
          </w:r>
        </w:del>
        <w:r w:rsidR="006E2211">
          <w:rPr>
            <w:color w:val="000000"/>
            <w:sz w:val="24"/>
            <w:szCs w:val="24"/>
          </w:rPr>
          <w:t>for</w:t>
        </w:r>
      </w:ins>
      <w:r w:rsidRPr="008553D4">
        <w:rPr>
          <w:color w:val="000000"/>
          <w:sz w:val="24"/>
          <w:szCs w:val="24"/>
        </w:rPr>
        <w:t xml:space="preserve"> a total run time of 19 min. per sample</w:t>
      </w:r>
      <w:ins w:id="423" w:author="Robert" w:date="2021-12-21T22:21:00Z">
        <w:r w:rsidR="006E2211">
          <w:rPr>
            <w:color w:val="000000"/>
            <w:sz w:val="24"/>
            <w:szCs w:val="24"/>
          </w:rPr>
          <w:t xml:space="preserve">. </w:t>
        </w:r>
      </w:ins>
      <w:del w:id="424" w:author="Robert" w:date="2021-12-21T22:21:00Z">
        <w:r w:rsidRPr="008553D4" w:rsidDel="006E2211">
          <w:rPr>
            <w:color w:val="000000"/>
            <w:sz w:val="24"/>
            <w:szCs w:val="24"/>
          </w:rPr>
          <w:delText xml:space="preserve">, </w:delText>
        </w:r>
      </w:del>
      <w:del w:id="425" w:author="Robert" w:date="2021-12-21T21:33:00Z">
        <w:r w:rsidRPr="008553D4" w:rsidDel="00E842AC">
          <w:rPr>
            <w:color w:val="000000"/>
            <w:sz w:val="24"/>
            <w:szCs w:val="24"/>
          </w:rPr>
          <w:delText>allowing us to efficiently process high sample replicates</w:delText>
        </w:r>
      </w:del>
      <w:del w:id="426" w:author="Robert" w:date="2021-12-21T22:21:00Z">
        <w:r w:rsidRPr="008553D4" w:rsidDel="006E2211">
          <w:rPr>
            <w:color w:val="000000"/>
            <w:sz w:val="24"/>
            <w:szCs w:val="24"/>
          </w:rPr>
          <w:delText>. </w:delText>
        </w:r>
      </w:del>
    </w:p>
    <w:p w14:paraId="4967DD5A" w14:textId="3C9A554B" w:rsidR="005A1533" w:rsidRDefault="00B54DCE" w:rsidP="000271D1">
      <w:pPr>
        <w:pStyle w:val="Normal1"/>
        <w:shd w:val="clear" w:color="auto" w:fill="FFFFFF"/>
        <w:spacing w:line="480" w:lineRule="auto"/>
        <w:ind w:firstLine="720"/>
        <w:rPr>
          <w:ins w:id="427" w:author="Robert" w:date="2021-12-21T21:59:00Z"/>
          <w:color w:val="000000"/>
          <w:sz w:val="24"/>
          <w:szCs w:val="24"/>
        </w:rPr>
      </w:pPr>
      <w:r w:rsidRPr="008553D4">
        <w:rPr>
          <w:color w:val="000000"/>
          <w:sz w:val="24"/>
          <w:szCs w:val="24"/>
        </w:rPr>
        <w:t>EI mass spectra (70 eV) were collected from m/z 40-350 (</w:t>
      </w:r>
      <w:proofErr w:type="spellStart"/>
      <w:r w:rsidRPr="008553D4">
        <w:rPr>
          <w:color w:val="000000"/>
          <w:sz w:val="24"/>
          <w:szCs w:val="24"/>
        </w:rPr>
        <w:t>daltons</w:t>
      </w:r>
      <w:proofErr w:type="spellEnd"/>
      <w:r w:rsidRPr="008553D4">
        <w:rPr>
          <w:color w:val="000000"/>
          <w:sz w:val="24"/>
          <w:szCs w:val="24"/>
        </w:rPr>
        <w:t xml:space="preserve">) at a detector voltage of 70 eV, with scan speed of 1000 and a scan interval of 0.29 sec. </w:t>
      </w:r>
      <w:ins w:id="428" w:author="Robert" w:date="2021-12-21T22:01:00Z">
        <w:r w:rsidR="005A1533">
          <w:rPr>
            <w:color w:val="000000"/>
            <w:sz w:val="24"/>
            <w:szCs w:val="24"/>
          </w:rPr>
          <w:t xml:space="preserve">GC peaks that were either absent </w:t>
        </w:r>
      </w:ins>
      <w:ins w:id="429" w:author="Robert" w:date="2021-12-21T22:02:00Z">
        <w:r w:rsidR="005A1533">
          <w:rPr>
            <w:color w:val="000000"/>
            <w:sz w:val="24"/>
            <w:szCs w:val="24"/>
          </w:rPr>
          <w:t xml:space="preserve">in control samples </w:t>
        </w:r>
      </w:ins>
      <w:ins w:id="430" w:author="Robert" w:date="2021-12-21T22:01:00Z">
        <w:r w:rsidR="005A1533">
          <w:rPr>
            <w:color w:val="000000"/>
            <w:sz w:val="24"/>
            <w:szCs w:val="24"/>
          </w:rPr>
          <w:t xml:space="preserve">or </w:t>
        </w:r>
      </w:ins>
      <w:ins w:id="431" w:author="Robert" w:date="2021-12-21T22:18:00Z">
        <w:r w:rsidR="006E2211">
          <w:rPr>
            <w:color w:val="000000"/>
            <w:sz w:val="24"/>
            <w:szCs w:val="24"/>
          </w:rPr>
          <w:t xml:space="preserve">had </w:t>
        </w:r>
      </w:ins>
      <w:ins w:id="432" w:author="Robert" w:date="2021-12-21T22:01:00Z">
        <w:r w:rsidR="005A1533">
          <w:rPr>
            <w:color w:val="000000"/>
            <w:sz w:val="24"/>
            <w:szCs w:val="24"/>
          </w:rPr>
          <w:t>at least 5</w:t>
        </w:r>
      </w:ins>
      <w:ins w:id="433" w:author="Robert" w:date="2021-12-29T13:07:00Z">
        <w:r w:rsidR="009E1AEB">
          <w:rPr>
            <w:color w:val="000000"/>
            <w:sz w:val="24"/>
            <w:szCs w:val="24"/>
          </w:rPr>
          <w:t>-fold</w:t>
        </w:r>
      </w:ins>
      <w:ins w:id="434" w:author="Robert" w:date="2021-12-21T22:01:00Z">
        <w:r w:rsidR="005A1533">
          <w:rPr>
            <w:color w:val="000000"/>
            <w:sz w:val="24"/>
            <w:szCs w:val="24"/>
          </w:rPr>
          <w:t xml:space="preserve"> lower peak area</w:t>
        </w:r>
      </w:ins>
      <w:ins w:id="435" w:author="Robert" w:date="2021-12-21T22:18:00Z">
        <w:r w:rsidR="006E2211">
          <w:rPr>
            <w:color w:val="000000"/>
            <w:sz w:val="24"/>
            <w:szCs w:val="24"/>
          </w:rPr>
          <w:t>s</w:t>
        </w:r>
      </w:ins>
      <w:ins w:id="436" w:author="Robert" w:date="2021-12-21T22:01:00Z">
        <w:r w:rsidR="005A1533">
          <w:rPr>
            <w:color w:val="000000"/>
            <w:sz w:val="24"/>
            <w:szCs w:val="24"/>
          </w:rPr>
          <w:t xml:space="preserve"> in control</w:t>
        </w:r>
      </w:ins>
      <w:ins w:id="437" w:author="Robert" w:date="2021-12-21T22:02:00Z">
        <w:r w:rsidR="005A1533">
          <w:rPr>
            <w:color w:val="000000"/>
            <w:sz w:val="24"/>
            <w:szCs w:val="24"/>
          </w:rPr>
          <w:t xml:space="preserve">s </w:t>
        </w:r>
      </w:ins>
      <w:ins w:id="438" w:author="Robert" w:date="2021-12-21T22:01:00Z">
        <w:r w:rsidR="005A1533">
          <w:rPr>
            <w:color w:val="000000"/>
            <w:sz w:val="24"/>
            <w:szCs w:val="24"/>
          </w:rPr>
          <w:t xml:space="preserve">were considered floral in origin. </w:t>
        </w:r>
      </w:ins>
      <w:r w:rsidRPr="008553D4">
        <w:rPr>
          <w:color w:val="000000"/>
          <w:sz w:val="24"/>
          <w:szCs w:val="24"/>
        </w:rPr>
        <w:t>Compounds were tentatively identified using computerized mass spectral libraries (Wiley Registry of Mass Spectral Data, National Institute of Standards and Technology, and Adams (&gt; 120,000 mass spectra))</w:t>
      </w:r>
      <w:ins w:id="439" w:author="Robert" w:date="2021-12-21T21:58:00Z">
        <w:r w:rsidR="005A1533">
          <w:rPr>
            <w:color w:val="000000"/>
            <w:sz w:val="24"/>
            <w:szCs w:val="24"/>
          </w:rPr>
          <w:t xml:space="preserve">, and identifications were confirmed wherever </w:t>
        </w:r>
      </w:ins>
      <w:ins w:id="440" w:author="Robert" w:date="2021-12-21T21:59:00Z">
        <w:r w:rsidR="005A1533">
          <w:rPr>
            <w:color w:val="000000"/>
            <w:sz w:val="24"/>
            <w:szCs w:val="24"/>
          </w:rPr>
          <w:t xml:space="preserve">possible </w:t>
        </w:r>
      </w:ins>
      <w:ins w:id="441" w:author="Robert" w:date="2021-12-29T13:09:00Z">
        <w:r w:rsidR="003166E4">
          <w:rPr>
            <w:color w:val="000000"/>
            <w:sz w:val="24"/>
            <w:szCs w:val="24"/>
          </w:rPr>
          <w:t>through co-</w:t>
        </w:r>
        <w:r w:rsidR="003166E4">
          <w:rPr>
            <w:color w:val="000000"/>
            <w:sz w:val="24"/>
            <w:szCs w:val="24"/>
          </w:rPr>
          <w:lastRenderedPageBreak/>
          <w:t>chromatography with</w:t>
        </w:r>
      </w:ins>
      <w:ins w:id="442" w:author="Robert" w:date="2021-12-21T21:59:00Z">
        <w:r w:rsidR="005A1533">
          <w:rPr>
            <w:color w:val="000000"/>
            <w:sz w:val="24"/>
            <w:szCs w:val="24"/>
          </w:rPr>
          <w:t xml:space="preserve"> authentic standards</w:t>
        </w:r>
      </w:ins>
      <w:r w:rsidRPr="008553D4">
        <w:rPr>
          <w:color w:val="000000"/>
          <w:sz w:val="24"/>
          <w:szCs w:val="24"/>
        </w:rPr>
        <w:t xml:space="preserve">. </w:t>
      </w:r>
      <w:proofErr w:type="spellStart"/>
      <w:ins w:id="443" w:author="Robert" w:date="2021-12-29T13:07:00Z">
        <w:r w:rsidR="009E1AEB">
          <w:rPr>
            <w:color w:val="000000"/>
            <w:sz w:val="24"/>
            <w:szCs w:val="24"/>
          </w:rPr>
          <w:t>Kovats</w:t>
        </w:r>
        <w:proofErr w:type="spellEnd"/>
        <w:r w:rsidR="009E1AEB">
          <w:rPr>
            <w:color w:val="000000"/>
            <w:sz w:val="24"/>
            <w:szCs w:val="24"/>
          </w:rPr>
          <w:t xml:space="preserve"> retention indices </w:t>
        </w:r>
      </w:ins>
      <w:ins w:id="444" w:author="Robert" w:date="2021-12-29T13:09:00Z">
        <w:r w:rsidR="003166E4">
          <w:rPr>
            <w:color w:val="000000"/>
            <w:sz w:val="24"/>
            <w:szCs w:val="24"/>
          </w:rPr>
          <w:t xml:space="preserve">(KI) </w:t>
        </w:r>
      </w:ins>
      <w:ins w:id="445" w:author="Robert" w:date="2021-12-29T13:07:00Z">
        <w:r w:rsidR="009E1AEB">
          <w:rPr>
            <w:color w:val="000000"/>
            <w:sz w:val="24"/>
            <w:szCs w:val="24"/>
          </w:rPr>
          <w:t>were calculated for each identified VOC through comparison with the absolute retention times of n-alkanes</w:t>
        </w:r>
      </w:ins>
      <w:ins w:id="446" w:author="Robert" w:date="2021-12-29T13:08:00Z">
        <w:r w:rsidR="009E1AEB">
          <w:rPr>
            <w:color w:val="000000"/>
            <w:sz w:val="24"/>
            <w:szCs w:val="24"/>
          </w:rPr>
          <w:t xml:space="preserve">, as outlined by Friberg et al. (2019). </w:t>
        </w:r>
      </w:ins>
      <w:ins w:id="447" w:author="Robert" w:date="2021-12-29T13:09:00Z">
        <w:r w:rsidR="003166E4">
          <w:rPr>
            <w:color w:val="000000"/>
            <w:sz w:val="24"/>
            <w:szCs w:val="24"/>
          </w:rPr>
          <w:t xml:space="preserve">Calculated KI values were compared with </w:t>
        </w:r>
      </w:ins>
      <w:ins w:id="448" w:author="Robert" w:date="2021-12-29T13:10:00Z">
        <w:r w:rsidR="003166E4">
          <w:rPr>
            <w:color w:val="000000"/>
            <w:sz w:val="24"/>
            <w:szCs w:val="24"/>
          </w:rPr>
          <w:t xml:space="preserve">compendia of published KI for each volatile compound </w:t>
        </w:r>
      </w:ins>
      <w:ins w:id="449" w:author="Robert" w:date="2021-12-29T13:11:00Z">
        <w:r w:rsidR="003166E4">
          <w:rPr>
            <w:color w:val="000000"/>
            <w:sz w:val="24"/>
            <w:szCs w:val="24"/>
          </w:rPr>
          <w:t>using the NIST webbook (</w:t>
        </w:r>
        <w:r w:rsidR="003166E4">
          <w:rPr>
            <w:color w:val="000000"/>
            <w:sz w:val="24"/>
            <w:szCs w:val="24"/>
          </w:rPr>
          <w:fldChar w:fldCharType="begin"/>
        </w:r>
        <w:r w:rsidR="003166E4">
          <w:rPr>
            <w:color w:val="000000"/>
            <w:sz w:val="24"/>
            <w:szCs w:val="24"/>
          </w:rPr>
          <w:instrText xml:space="preserve"> HYPERLINK "</w:instrText>
        </w:r>
        <w:r w:rsidR="003166E4" w:rsidRPr="003166E4">
          <w:rPr>
            <w:color w:val="000000"/>
            <w:rPrChange w:id="450" w:author="Robert" w:date="2021-12-29T13:11:00Z">
              <w:rPr>
                <w:rStyle w:val="Hyperlink"/>
                <w:sz w:val="24"/>
                <w:szCs w:val="24"/>
              </w:rPr>
            </w:rPrChange>
          </w:rPr>
          <w:instrText>https://webbook.nist.gov/</w:instrText>
        </w:r>
        <w:r w:rsidR="003166E4">
          <w:rPr>
            <w:color w:val="000000"/>
            <w:sz w:val="24"/>
            <w:szCs w:val="24"/>
          </w:rPr>
          <w:instrText xml:space="preserve">" </w:instrText>
        </w:r>
        <w:r w:rsidR="003166E4">
          <w:rPr>
            <w:color w:val="000000"/>
            <w:sz w:val="24"/>
            <w:szCs w:val="24"/>
          </w:rPr>
          <w:fldChar w:fldCharType="separate"/>
        </w:r>
        <w:r w:rsidR="003166E4" w:rsidRPr="003166E4">
          <w:rPr>
            <w:rStyle w:val="Hyperlink"/>
            <w:sz w:val="24"/>
            <w:szCs w:val="24"/>
          </w:rPr>
          <w:t>https://webbook.nist.gov/</w:t>
        </w:r>
        <w:r w:rsidR="003166E4">
          <w:rPr>
            <w:color w:val="000000"/>
            <w:sz w:val="24"/>
            <w:szCs w:val="24"/>
          </w:rPr>
          <w:fldChar w:fldCharType="end"/>
        </w:r>
        <w:r w:rsidR="003166E4">
          <w:rPr>
            <w:color w:val="000000"/>
            <w:sz w:val="24"/>
            <w:szCs w:val="24"/>
          </w:rPr>
          <w:t xml:space="preserve">) and </w:t>
        </w:r>
        <w:proofErr w:type="spellStart"/>
        <w:r w:rsidR="003166E4">
          <w:rPr>
            <w:color w:val="000000"/>
            <w:sz w:val="24"/>
            <w:szCs w:val="24"/>
          </w:rPr>
          <w:t>Pherobase</w:t>
        </w:r>
      </w:ins>
      <w:proofErr w:type="spellEnd"/>
      <w:ins w:id="451" w:author="Robert" w:date="2021-12-29T13:12:00Z">
        <w:r w:rsidR="003166E4">
          <w:rPr>
            <w:color w:val="000000"/>
            <w:sz w:val="24"/>
            <w:szCs w:val="24"/>
          </w:rPr>
          <w:t xml:space="preserve"> (</w:t>
        </w:r>
        <w:commentRangeStart w:id="452"/>
        <w:r w:rsidR="003166E4">
          <w:rPr>
            <w:color w:val="000000"/>
            <w:sz w:val="24"/>
            <w:szCs w:val="24"/>
          </w:rPr>
          <w:fldChar w:fldCharType="begin"/>
        </w:r>
        <w:r w:rsidR="003166E4">
          <w:rPr>
            <w:color w:val="000000"/>
            <w:sz w:val="24"/>
            <w:szCs w:val="24"/>
          </w:rPr>
          <w:instrText xml:space="preserve"> HYPERLINK "</w:instrText>
        </w:r>
        <w:r w:rsidR="003166E4" w:rsidRPr="003166E4">
          <w:rPr>
            <w:color w:val="000000"/>
            <w:sz w:val="24"/>
            <w:szCs w:val="24"/>
          </w:rPr>
          <w:instrText>https://www.pherobase.com/</w:instrText>
        </w:r>
        <w:r w:rsidR="003166E4">
          <w:rPr>
            <w:color w:val="000000"/>
            <w:sz w:val="24"/>
            <w:szCs w:val="24"/>
          </w:rPr>
          <w:instrText xml:space="preserve">" </w:instrText>
        </w:r>
        <w:r w:rsidR="003166E4">
          <w:rPr>
            <w:color w:val="000000"/>
            <w:sz w:val="24"/>
            <w:szCs w:val="24"/>
          </w:rPr>
          <w:fldChar w:fldCharType="separate"/>
        </w:r>
        <w:r w:rsidR="003166E4" w:rsidRPr="00E62602">
          <w:rPr>
            <w:rStyle w:val="Hyperlink"/>
            <w:sz w:val="24"/>
            <w:szCs w:val="24"/>
          </w:rPr>
          <w:t>https://www.pherobase.com/</w:t>
        </w:r>
        <w:r w:rsidR="003166E4">
          <w:rPr>
            <w:color w:val="000000"/>
            <w:sz w:val="24"/>
            <w:szCs w:val="24"/>
          </w:rPr>
          <w:fldChar w:fldCharType="end"/>
        </w:r>
      </w:ins>
      <w:commentRangeEnd w:id="452"/>
      <w:ins w:id="453" w:author="Robert" w:date="2021-12-29T13:13:00Z">
        <w:r w:rsidR="003166E4">
          <w:rPr>
            <w:rStyle w:val="CommentReference"/>
            <w:rFonts w:asciiTheme="minorHAnsi" w:eastAsiaTheme="minorHAnsi" w:hAnsiTheme="minorHAnsi" w:cstheme="minorBidi"/>
          </w:rPr>
          <w:commentReference w:id="452"/>
        </w:r>
      </w:ins>
      <w:ins w:id="454" w:author="Robert" w:date="2021-12-29T13:12:00Z">
        <w:r w:rsidR="003166E4">
          <w:rPr>
            <w:color w:val="000000"/>
            <w:sz w:val="24"/>
            <w:szCs w:val="24"/>
          </w:rPr>
          <w:t xml:space="preserve">; </w:t>
        </w:r>
      </w:ins>
      <w:ins w:id="455" w:author="Robert" w:date="2021-12-29T13:13:00Z">
        <w:r w:rsidR="003166E4">
          <w:rPr>
            <w:color w:val="000000"/>
            <w:sz w:val="24"/>
            <w:szCs w:val="24"/>
          </w:rPr>
          <w:t>El-Sayed, 2021</w:t>
        </w:r>
      </w:ins>
      <w:ins w:id="456" w:author="Robert" w:date="2021-12-29T13:12:00Z">
        <w:r w:rsidR="003166E4">
          <w:rPr>
            <w:color w:val="000000"/>
            <w:sz w:val="24"/>
            <w:szCs w:val="24"/>
          </w:rPr>
          <w:t>)</w:t>
        </w:r>
      </w:ins>
      <w:ins w:id="457" w:author="Robert" w:date="2021-12-29T13:14:00Z">
        <w:r w:rsidR="003166E4">
          <w:rPr>
            <w:color w:val="000000"/>
            <w:sz w:val="24"/>
            <w:szCs w:val="24"/>
          </w:rPr>
          <w:t xml:space="preserve">, </w:t>
        </w:r>
        <w:r w:rsidR="005862C0">
          <w:rPr>
            <w:color w:val="000000"/>
            <w:sz w:val="24"/>
            <w:szCs w:val="24"/>
          </w:rPr>
          <w:t>narrowing the available KI values to those collected on a similar polar GC column using a linear temperature ramp</w:t>
        </w:r>
      </w:ins>
      <w:ins w:id="458" w:author="Robert" w:date="2021-12-29T13:15:00Z">
        <w:r w:rsidR="005862C0">
          <w:rPr>
            <w:color w:val="000000"/>
            <w:sz w:val="24"/>
            <w:szCs w:val="24"/>
          </w:rPr>
          <w:t xml:space="preserve"> (Tables S1, S2). </w:t>
        </w:r>
      </w:ins>
    </w:p>
    <w:p w14:paraId="40802A31" w14:textId="1A6F18A7" w:rsidR="00B54DCE" w:rsidRPr="008553D4" w:rsidRDefault="00B54DCE" w:rsidP="000271D1">
      <w:pPr>
        <w:pStyle w:val="Normal1"/>
        <w:shd w:val="clear" w:color="auto" w:fill="FFFFFF"/>
        <w:spacing w:line="480" w:lineRule="auto"/>
        <w:ind w:firstLine="720"/>
        <w:rPr>
          <w:color w:val="000000"/>
          <w:sz w:val="24"/>
          <w:szCs w:val="24"/>
        </w:rPr>
      </w:pPr>
      <w:r w:rsidRPr="008553D4">
        <w:rPr>
          <w:color w:val="000000"/>
          <w:sz w:val="24"/>
          <w:szCs w:val="24"/>
        </w:rPr>
        <w:t xml:space="preserve">Peak areas were integrated using Shimadzu's </w:t>
      </w:r>
      <w:proofErr w:type="spellStart"/>
      <w:r w:rsidRPr="008553D4">
        <w:rPr>
          <w:color w:val="000000"/>
          <w:sz w:val="24"/>
          <w:szCs w:val="24"/>
        </w:rPr>
        <w:t>GCMSsolutions</w:t>
      </w:r>
      <w:proofErr w:type="spellEnd"/>
      <w:r w:rsidRPr="008553D4">
        <w:rPr>
          <w:color w:val="000000"/>
          <w:sz w:val="24"/>
          <w:szCs w:val="24"/>
        </w:rPr>
        <w:t xml:space="preserve"> software, were normalized for slight differences in final sample volume using the internal standard </w:t>
      </w:r>
      <w:commentRangeStart w:id="459"/>
      <w:r w:rsidRPr="008553D4">
        <w:rPr>
          <w:color w:val="000000"/>
          <w:sz w:val="24"/>
          <w:szCs w:val="24"/>
        </w:rPr>
        <w:t xml:space="preserve">(see </w:t>
      </w:r>
      <w:commentRangeEnd w:id="459"/>
      <w:ins w:id="460" w:author="Krissa Skogen" w:date="2022-01-06T09:46:00Z">
        <w:r w:rsidR="006004AD">
          <w:rPr>
            <w:color w:val="000000"/>
            <w:sz w:val="24"/>
            <w:szCs w:val="24"/>
          </w:rPr>
          <w:t>Galen et a</w:t>
        </w:r>
      </w:ins>
      <w:ins w:id="461" w:author="Krissa Skogen" w:date="2022-01-06T09:47:00Z">
        <w:r w:rsidR="006004AD">
          <w:rPr>
            <w:color w:val="000000"/>
            <w:sz w:val="24"/>
            <w:szCs w:val="24"/>
          </w:rPr>
          <w:t>l. 2011</w:t>
        </w:r>
      </w:ins>
      <w:r w:rsidR="00D16C0F" w:rsidRPr="006004AD">
        <w:rPr>
          <w:rStyle w:val="CommentReference"/>
          <w:rFonts w:asciiTheme="minorHAnsi" w:eastAsiaTheme="minorHAnsi" w:hAnsiTheme="minorHAnsi" w:cstheme="minorBidi"/>
        </w:rPr>
        <w:commentReference w:id="459"/>
      </w:r>
      <w:ins w:id="462" w:author="Krissa Skogen" w:date="2022-01-06T09:47:00Z">
        <w:r w:rsidR="006004AD">
          <w:rPr>
            <w:color w:val="000000"/>
            <w:sz w:val="24"/>
            <w:szCs w:val="24"/>
          </w:rPr>
          <w:t>)</w:t>
        </w:r>
      </w:ins>
      <w:r w:rsidRPr="008553D4">
        <w:rPr>
          <w:color w:val="000000"/>
          <w:sz w:val="24"/>
          <w:szCs w:val="24"/>
        </w:rPr>
        <w:t xml:space="preserve"> and were quantified by comparison with 5-point (log scale) dose-response </w:t>
      </w:r>
      <w:r w:rsidR="0042785D">
        <w:rPr>
          <w:color w:val="000000"/>
          <w:sz w:val="24"/>
          <w:szCs w:val="24"/>
        </w:rPr>
        <w:t xml:space="preserve">external </w:t>
      </w:r>
      <w:r w:rsidRPr="008553D4">
        <w:rPr>
          <w:color w:val="000000"/>
          <w:sz w:val="24"/>
          <w:szCs w:val="24"/>
        </w:rPr>
        <w:t xml:space="preserve">standard curves generated using serial dilutions (0.1 to 0.00001 mg/ml) of authentic standards for </w:t>
      </w:r>
      <w:r w:rsidR="00505348">
        <w:rPr>
          <w:color w:val="000000"/>
          <w:sz w:val="24"/>
          <w:szCs w:val="24"/>
        </w:rPr>
        <w:t>(</w:t>
      </w:r>
      <w:r w:rsidR="00505348" w:rsidRPr="008136AA">
        <w:rPr>
          <w:i/>
          <w:iCs/>
          <w:color w:val="000000"/>
          <w:sz w:val="24"/>
          <w:szCs w:val="24"/>
          <w:rPrChange w:id="463" w:author="Krissa Skogen" w:date="2022-01-06T11:44:00Z">
            <w:rPr>
              <w:color w:val="000000"/>
              <w:sz w:val="24"/>
              <w:szCs w:val="24"/>
            </w:rPr>
          </w:rPrChange>
        </w:rPr>
        <w:t>R</w:t>
      </w:r>
      <w:r w:rsidR="00505348">
        <w:rPr>
          <w:color w:val="000000"/>
          <w:sz w:val="24"/>
          <w:szCs w:val="24"/>
        </w:rPr>
        <w:t>)</w:t>
      </w:r>
      <w:proofErr w:type="gramStart"/>
      <w:r w:rsidR="00505348">
        <w:rPr>
          <w:color w:val="000000"/>
          <w:sz w:val="24"/>
          <w:szCs w:val="24"/>
        </w:rPr>
        <w:t>-(</w:t>
      </w:r>
      <w:proofErr w:type="gramEnd"/>
      <w:r w:rsidR="00505348">
        <w:rPr>
          <w:color w:val="000000"/>
          <w:sz w:val="24"/>
          <w:szCs w:val="24"/>
        </w:rPr>
        <w:t>-)-linalool</w:t>
      </w:r>
      <w:r w:rsidRPr="008553D4">
        <w:rPr>
          <w:color w:val="000000"/>
          <w:sz w:val="24"/>
          <w:szCs w:val="24"/>
        </w:rPr>
        <w:t>.  Emission rates were expressed as ng per flower or per gram dry floral mass</w:t>
      </w:r>
      <w:r w:rsidR="00DD7632">
        <w:rPr>
          <w:color w:val="000000"/>
          <w:sz w:val="24"/>
          <w:szCs w:val="24"/>
        </w:rPr>
        <w:t xml:space="preserve"> (</w:t>
      </w:r>
      <w:ins w:id="464" w:author="Robert" w:date="2021-12-21T21:42:00Z">
        <w:r w:rsidR="009E76F2">
          <w:rPr>
            <w:color w:val="000000"/>
            <w:sz w:val="24"/>
            <w:szCs w:val="24"/>
          </w:rPr>
          <w:t xml:space="preserve">described </w:t>
        </w:r>
      </w:ins>
      <w:r w:rsidR="00DD7632">
        <w:rPr>
          <w:color w:val="000000"/>
          <w:sz w:val="24"/>
          <w:szCs w:val="24"/>
        </w:rPr>
        <w:t>below)</w:t>
      </w:r>
      <w:r w:rsidRPr="008553D4">
        <w:rPr>
          <w:color w:val="000000"/>
          <w:sz w:val="24"/>
          <w:szCs w:val="24"/>
        </w:rPr>
        <w:t>, per hour.</w:t>
      </w:r>
    </w:p>
    <w:p w14:paraId="3D2AB2CC" w14:textId="63EE7B9C" w:rsidR="008553D4" w:rsidRPr="008553D4" w:rsidRDefault="008553D4" w:rsidP="000271D1">
      <w:pPr>
        <w:pStyle w:val="Normal1"/>
        <w:shd w:val="clear" w:color="auto" w:fill="FFFFFF"/>
        <w:spacing w:line="480" w:lineRule="auto"/>
        <w:ind w:firstLine="720"/>
        <w:rPr>
          <w:color w:val="000000"/>
          <w:sz w:val="24"/>
          <w:szCs w:val="24"/>
        </w:rPr>
      </w:pPr>
      <w:r w:rsidRPr="008553D4">
        <w:rPr>
          <w:color w:val="000000"/>
          <w:sz w:val="24"/>
          <w:szCs w:val="24"/>
        </w:rPr>
        <w:t xml:space="preserve">To assess whether floral chemotypes were true breeding, we grew plants of </w:t>
      </w:r>
      <w:r w:rsidRPr="008553D4">
        <w:rPr>
          <w:i/>
          <w:color w:val="000000"/>
          <w:sz w:val="24"/>
          <w:szCs w:val="24"/>
        </w:rPr>
        <w:t xml:space="preserve">O. </w:t>
      </w:r>
      <w:proofErr w:type="spellStart"/>
      <w:r w:rsidRPr="008553D4">
        <w:rPr>
          <w:i/>
          <w:color w:val="000000"/>
          <w:sz w:val="24"/>
          <w:szCs w:val="24"/>
        </w:rPr>
        <w:t>harringtonii</w:t>
      </w:r>
      <w:proofErr w:type="spellEnd"/>
      <w:r w:rsidRPr="008553D4">
        <w:rPr>
          <w:color w:val="000000"/>
          <w:sz w:val="24"/>
          <w:szCs w:val="24"/>
        </w:rPr>
        <w:t xml:space="preserve"> from wild seeds collected from</w:t>
      </w:r>
      <w:r w:rsidR="00631A95">
        <w:rPr>
          <w:color w:val="000000"/>
          <w:sz w:val="24"/>
          <w:szCs w:val="24"/>
        </w:rPr>
        <w:t xml:space="preserve"> multiple maternal plants from each of</w:t>
      </w:r>
      <w:r w:rsidRPr="008553D4">
        <w:rPr>
          <w:color w:val="000000"/>
          <w:sz w:val="24"/>
          <w:szCs w:val="24"/>
        </w:rPr>
        <w:t xml:space="preserve"> </w:t>
      </w:r>
      <w:r w:rsidR="00621C06" w:rsidRPr="008D6F6A">
        <w:rPr>
          <w:color w:val="000000"/>
          <w:sz w:val="24"/>
          <w:szCs w:val="24"/>
        </w:rPr>
        <w:t xml:space="preserve">six </w:t>
      </w:r>
      <w:r w:rsidRPr="008D6F6A">
        <w:rPr>
          <w:color w:val="000000"/>
          <w:sz w:val="24"/>
          <w:szCs w:val="24"/>
        </w:rPr>
        <w:t>focal populations (FLO</w:t>
      </w:r>
      <w:r w:rsidR="00621C06" w:rsidRPr="008D6F6A">
        <w:rPr>
          <w:color w:val="000000"/>
          <w:sz w:val="24"/>
          <w:szCs w:val="24"/>
        </w:rPr>
        <w:t>, Bloom, BAC, BMR, PW,</w:t>
      </w:r>
      <w:r w:rsidRPr="008D6F6A">
        <w:rPr>
          <w:color w:val="000000"/>
          <w:sz w:val="24"/>
          <w:szCs w:val="24"/>
        </w:rPr>
        <w:t xml:space="preserve"> and DC,</w:t>
      </w:r>
      <w:r w:rsidRPr="008553D4">
        <w:rPr>
          <w:color w:val="000000"/>
          <w:sz w:val="24"/>
          <w:szCs w:val="24"/>
        </w:rPr>
        <w:t xml:space="preserve"> Table 1) in </w:t>
      </w:r>
      <w:r w:rsidR="004A2788">
        <w:rPr>
          <w:color w:val="000000"/>
          <w:sz w:val="24"/>
          <w:szCs w:val="24"/>
        </w:rPr>
        <w:t>20</w:t>
      </w:r>
      <w:r w:rsidR="006F2F59">
        <w:rPr>
          <w:color w:val="000000"/>
          <w:sz w:val="24"/>
          <w:szCs w:val="24"/>
        </w:rPr>
        <w:t>08 and 2009 in</w:t>
      </w:r>
      <w:r w:rsidR="004A2788">
        <w:rPr>
          <w:color w:val="000000"/>
          <w:sz w:val="24"/>
          <w:szCs w:val="24"/>
        </w:rPr>
        <w:t xml:space="preserve"> </w:t>
      </w:r>
      <w:r w:rsidR="006F2F59">
        <w:rPr>
          <w:color w:val="000000"/>
          <w:sz w:val="24"/>
          <w:szCs w:val="24"/>
        </w:rPr>
        <w:t>the</w:t>
      </w:r>
      <w:r w:rsidRPr="008553D4">
        <w:rPr>
          <w:color w:val="000000"/>
          <w:sz w:val="24"/>
          <w:szCs w:val="24"/>
        </w:rPr>
        <w:t xml:space="preserve"> greenhouse</w:t>
      </w:r>
      <w:r w:rsidR="006F2F59">
        <w:rPr>
          <w:color w:val="000000"/>
          <w:sz w:val="24"/>
          <w:szCs w:val="24"/>
        </w:rPr>
        <w:t>s</w:t>
      </w:r>
      <w:r w:rsidRPr="008553D4">
        <w:rPr>
          <w:color w:val="000000"/>
          <w:sz w:val="24"/>
          <w:szCs w:val="24"/>
        </w:rPr>
        <w:t xml:space="preserve"> at </w:t>
      </w:r>
      <w:r w:rsidR="006F2F59">
        <w:rPr>
          <w:color w:val="000000"/>
          <w:sz w:val="24"/>
          <w:szCs w:val="24"/>
        </w:rPr>
        <w:t>the Chicago Botanic Garden, Glencoe, Illinois,</w:t>
      </w:r>
      <w:r w:rsidRPr="008553D4">
        <w:rPr>
          <w:color w:val="000000"/>
          <w:sz w:val="24"/>
          <w:szCs w:val="24"/>
        </w:rPr>
        <w:t xml:space="preserve"> U.S.A. Seeds were </w:t>
      </w:r>
      <w:r w:rsidR="006F2F59">
        <w:rPr>
          <w:color w:val="000000"/>
          <w:sz w:val="24"/>
          <w:szCs w:val="24"/>
        </w:rPr>
        <w:t>sown in a 50:50 mix of field-collected soil and germination potting soil</w:t>
      </w:r>
      <w:r w:rsidRPr="008553D4">
        <w:rPr>
          <w:color w:val="000000"/>
          <w:sz w:val="24"/>
          <w:szCs w:val="24"/>
        </w:rPr>
        <w:t xml:space="preserve">. Seedlings with true leaves were transplanted individually to </w:t>
      </w:r>
      <w:r w:rsidR="00621C06" w:rsidRPr="008D6F6A">
        <w:rPr>
          <w:color w:val="000000"/>
          <w:sz w:val="24"/>
          <w:szCs w:val="24"/>
        </w:rPr>
        <w:t>11.4</w:t>
      </w:r>
      <w:r w:rsidR="008D6F6A" w:rsidRPr="008D6F6A">
        <w:rPr>
          <w:color w:val="000000"/>
          <w:sz w:val="24"/>
          <w:szCs w:val="24"/>
        </w:rPr>
        <w:t xml:space="preserve"> </w:t>
      </w:r>
      <w:r w:rsidR="00621C06" w:rsidRPr="008D6F6A">
        <w:rPr>
          <w:color w:val="000000"/>
          <w:sz w:val="24"/>
          <w:szCs w:val="24"/>
        </w:rPr>
        <w:t>cm x 11.4 cm x</w:t>
      </w:r>
      <w:r w:rsidR="00B852E5">
        <w:rPr>
          <w:color w:val="000000"/>
          <w:sz w:val="24"/>
          <w:szCs w:val="24"/>
        </w:rPr>
        <w:t xml:space="preserve"> </w:t>
      </w:r>
      <w:r w:rsidR="008D6F6A" w:rsidRPr="008D6F6A">
        <w:rPr>
          <w:color w:val="000000"/>
          <w:sz w:val="24"/>
          <w:szCs w:val="24"/>
        </w:rPr>
        <w:t xml:space="preserve">15.2 </w:t>
      </w:r>
      <w:r w:rsidR="00621C06" w:rsidRPr="008D6F6A">
        <w:rPr>
          <w:color w:val="000000"/>
          <w:sz w:val="24"/>
          <w:szCs w:val="24"/>
        </w:rPr>
        <w:t>cm</w:t>
      </w:r>
      <w:r w:rsidRPr="008D6F6A">
        <w:rPr>
          <w:color w:val="000000"/>
          <w:sz w:val="24"/>
          <w:szCs w:val="24"/>
        </w:rPr>
        <w:t xml:space="preserve"> plastic pots. Plants were spaced evenly and randomly with respect to population of origin </w:t>
      </w:r>
      <w:r w:rsidR="00271D02" w:rsidRPr="008D6F6A">
        <w:rPr>
          <w:color w:val="000000"/>
          <w:sz w:val="24"/>
          <w:szCs w:val="24"/>
        </w:rPr>
        <w:t>and gr</w:t>
      </w:r>
      <w:r w:rsidR="00271D02">
        <w:rPr>
          <w:color w:val="000000"/>
          <w:sz w:val="24"/>
          <w:szCs w:val="24"/>
        </w:rPr>
        <w:t xml:space="preserve">own with supplemental lighting to achieve 14 </w:t>
      </w:r>
      <w:proofErr w:type="spellStart"/>
      <w:r w:rsidR="00271D02">
        <w:rPr>
          <w:color w:val="000000"/>
          <w:sz w:val="24"/>
          <w:szCs w:val="24"/>
        </w:rPr>
        <w:t>hr</w:t>
      </w:r>
      <w:proofErr w:type="spellEnd"/>
      <w:r w:rsidR="00271D02">
        <w:rPr>
          <w:color w:val="000000"/>
          <w:sz w:val="24"/>
          <w:szCs w:val="24"/>
        </w:rPr>
        <w:t xml:space="preserve"> day</w:t>
      </w:r>
      <w:r w:rsidR="00271D02" w:rsidRPr="00271D02">
        <w:rPr>
          <w:color w:val="000000"/>
          <w:sz w:val="24"/>
          <w:szCs w:val="24"/>
        </w:rPr>
        <w:t>/</w:t>
      </w:r>
      <w:r w:rsidR="00B852E5">
        <w:rPr>
          <w:color w:val="000000"/>
          <w:sz w:val="24"/>
          <w:szCs w:val="24"/>
        </w:rPr>
        <w:t>10</w:t>
      </w:r>
      <w:r w:rsidR="00271D02" w:rsidRPr="00271D02">
        <w:rPr>
          <w:color w:val="000000"/>
          <w:sz w:val="24"/>
          <w:szCs w:val="24"/>
        </w:rPr>
        <w:t xml:space="preserve"> </w:t>
      </w:r>
      <w:proofErr w:type="spellStart"/>
      <w:r w:rsidR="00271D02" w:rsidRPr="00271D02">
        <w:rPr>
          <w:color w:val="000000"/>
          <w:sz w:val="24"/>
          <w:szCs w:val="24"/>
        </w:rPr>
        <w:t>hr</w:t>
      </w:r>
      <w:proofErr w:type="spellEnd"/>
      <w:r w:rsidR="00271D02" w:rsidRPr="00271D02">
        <w:rPr>
          <w:color w:val="000000"/>
          <w:sz w:val="24"/>
          <w:szCs w:val="24"/>
        </w:rPr>
        <w:t xml:space="preserve"> night</w:t>
      </w:r>
      <w:r w:rsidRPr="00271D02">
        <w:rPr>
          <w:color w:val="000000"/>
          <w:sz w:val="24"/>
          <w:szCs w:val="24"/>
        </w:rPr>
        <w:t xml:space="preserve"> (2</w:t>
      </w:r>
      <w:r w:rsidR="00271D02" w:rsidRPr="00271D02">
        <w:rPr>
          <w:color w:val="000000"/>
          <w:sz w:val="24"/>
          <w:szCs w:val="24"/>
        </w:rPr>
        <w:t>5</w:t>
      </w:r>
      <w:r w:rsidRPr="00271D02">
        <w:rPr>
          <w:color w:val="000000"/>
          <w:sz w:val="24"/>
          <w:szCs w:val="24"/>
          <w:vertAlign w:val="superscript"/>
        </w:rPr>
        <w:t>o</w:t>
      </w:r>
      <w:r w:rsidRPr="00271D02">
        <w:rPr>
          <w:color w:val="000000"/>
          <w:sz w:val="24"/>
          <w:szCs w:val="24"/>
        </w:rPr>
        <w:t>C day, 22</w:t>
      </w:r>
      <w:r w:rsidRPr="00271D02">
        <w:rPr>
          <w:color w:val="000000"/>
          <w:sz w:val="24"/>
          <w:szCs w:val="24"/>
          <w:vertAlign w:val="superscript"/>
        </w:rPr>
        <w:t>o</w:t>
      </w:r>
      <w:r w:rsidRPr="00271D02">
        <w:rPr>
          <w:color w:val="000000"/>
          <w:sz w:val="24"/>
          <w:szCs w:val="24"/>
        </w:rPr>
        <w:t>C night),</w:t>
      </w:r>
      <w:r w:rsidRPr="008553D4">
        <w:rPr>
          <w:color w:val="000000"/>
          <w:sz w:val="24"/>
          <w:szCs w:val="24"/>
        </w:rPr>
        <w:t xml:space="preserve"> and </w:t>
      </w:r>
      <w:bookmarkStart w:id="465" w:name="_Hlk60221910"/>
      <w:r w:rsidRPr="008553D4">
        <w:rPr>
          <w:color w:val="000000"/>
          <w:sz w:val="24"/>
          <w:szCs w:val="24"/>
        </w:rPr>
        <w:t xml:space="preserve">were fertilized </w:t>
      </w:r>
      <w:r w:rsidR="006F2F59">
        <w:rPr>
          <w:color w:val="000000"/>
          <w:sz w:val="24"/>
          <w:szCs w:val="24"/>
        </w:rPr>
        <w:t>weekly</w:t>
      </w:r>
      <w:r w:rsidRPr="008553D4">
        <w:rPr>
          <w:color w:val="000000"/>
          <w:sz w:val="24"/>
          <w:szCs w:val="24"/>
        </w:rPr>
        <w:t>.</w:t>
      </w:r>
      <w:bookmarkEnd w:id="465"/>
      <w:r w:rsidRPr="008553D4">
        <w:rPr>
          <w:color w:val="000000"/>
          <w:sz w:val="24"/>
          <w:szCs w:val="24"/>
        </w:rPr>
        <w:t xml:space="preserve"> Floral scent was sampled using the same methods described above</w:t>
      </w:r>
      <w:r w:rsidR="00631A95">
        <w:rPr>
          <w:color w:val="000000"/>
          <w:sz w:val="24"/>
          <w:szCs w:val="24"/>
        </w:rPr>
        <w:t xml:space="preserve"> from individuals from different maternal lines (unrelated individuals)</w:t>
      </w:r>
      <w:r w:rsidRPr="008553D4">
        <w:rPr>
          <w:color w:val="000000" w:themeColor="text1"/>
          <w:sz w:val="24"/>
          <w:szCs w:val="24"/>
        </w:rPr>
        <w:t>.</w:t>
      </w:r>
    </w:p>
    <w:p w14:paraId="0FDF6E53" w14:textId="77777777" w:rsidR="00B54DCE" w:rsidRPr="008553D4" w:rsidRDefault="00B54DCE" w:rsidP="000271D1">
      <w:pPr>
        <w:pStyle w:val="Normal1"/>
        <w:shd w:val="clear" w:color="auto" w:fill="FFFFFF"/>
        <w:spacing w:line="480" w:lineRule="auto"/>
        <w:ind w:firstLine="720"/>
        <w:rPr>
          <w:color w:val="000000"/>
          <w:sz w:val="24"/>
          <w:szCs w:val="24"/>
        </w:rPr>
      </w:pPr>
    </w:p>
    <w:p w14:paraId="09981570" w14:textId="76006112" w:rsidR="00B54DCE" w:rsidRPr="008553D4" w:rsidRDefault="0054492D" w:rsidP="000271D1">
      <w:pPr>
        <w:pStyle w:val="Normal1"/>
        <w:pBdr>
          <w:top w:val="nil"/>
          <w:left w:val="nil"/>
          <w:bottom w:val="nil"/>
          <w:right w:val="nil"/>
          <w:between w:val="nil"/>
        </w:pBdr>
        <w:shd w:val="clear" w:color="auto" w:fill="FFFFFF"/>
        <w:spacing w:line="480" w:lineRule="auto"/>
        <w:rPr>
          <w:i/>
          <w:color w:val="000000"/>
          <w:sz w:val="24"/>
          <w:szCs w:val="24"/>
        </w:rPr>
      </w:pPr>
      <w:r>
        <w:rPr>
          <w:i/>
          <w:color w:val="000000"/>
          <w:sz w:val="24"/>
          <w:szCs w:val="24"/>
        </w:rPr>
        <w:lastRenderedPageBreak/>
        <w:t>4.</w:t>
      </w:r>
      <w:r w:rsidR="00FF2A6A">
        <w:rPr>
          <w:i/>
          <w:color w:val="000000"/>
          <w:sz w:val="24"/>
          <w:szCs w:val="24"/>
        </w:rPr>
        <w:t>2</w:t>
      </w:r>
      <w:r>
        <w:rPr>
          <w:i/>
          <w:color w:val="000000"/>
          <w:sz w:val="24"/>
          <w:szCs w:val="24"/>
        </w:rPr>
        <w:t>.2.</w:t>
      </w:r>
      <w:r w:rsidRPr="008553D4">
        <w:rPr>
          <w:i/>
          <w:color w:val="000000"/>
          <w:sz w:val="24"/>
          <w:szCs w:val="24"/>
        </w:rPr>
        <w:t xml:space="preserve"> </w:t>
      </w:r>
      <w:r w:rsidR="00B54DCE" w:rsidRPr="008553D4">
        <w:rPr>
          <w:i/>
          <w:color w:val="000000"/>
          <w:sz w:val="24"/>
          <w:szCs w:val="24"/>
        </w:rPr>
        <w:t>Floral morphology</w:t>
      </w:r>
    </w:p>
    <w:p w14:paraId="40AFF354" w14:textId="4EC329DC" w:rsidR="00B54DCE" w:rsidRPr="008553D4" w:rsidRDefault="00B54DCE" w:rsidP="000271D1">
      <w:pPr>
        <w:pStyle w:val="Normal1"/>
        <w:pBdr>
          <w:top w:val="nil"/>
          <w:left w:val="nil"/>
          <w:bottom w:val="nil"/>
          <w:right w:val="nil"/>
          <w:between w:val="nil"/>
        </w:pBdr>
        <w:shd w:val="clear" w:color="auto" w:fill="FFFFFF"/>
        <w:spacing w:line="480" w:lineRule="auto"/>
        <w:ind w:firstLine="720"/>
        <w:rPr>
          <w:color w:val="000000"/>
          <w:sz w:val="24"/>
          <w:szCs w:val="24"/>
        </w:rPr>
      </w:pPr>
      <w:r w:rsidRPr="008553D4">
        <w:rPr>
          <w:color w:val="000000"/>
          <w:sz w:val="24"/>
          <w:szCs w:val="24"/>
        </w:rPr>
        <w:t>Morphological measurements were made with digital calipers (nearest millimeter) and included corolla diameter (averaged along the two longest perpendicular axes), floral tube length (ovary to floral tube opening), floral flare (diameter of the floral tube opening), filament length and style length. We calculated herkogamy (anther-stigma separation) as the difference between the filament and style lengths.</w:t>
      </w:r>
      <w:r w:rsidRPr="00CB0D5F">
        <w:rPr>
          <w:color w:val="FF0000"/>
          <w:sz w:val="24"/>
          <w:szCs w:val="24"/>
        </w:rPr>
        <w:t xml:space="preserve"> </w:t>
      </w:r>
      <w:r w:rsidRPr="008553D4">
        <w:rPr>
          <w:color w:val="000000"/>
          <w:sz w:val="24"/>
          <w:szCs w:val="24"/>
        </w:rPr>
        <w:t>We then dried the flowers in silica and recorded dry weight to the nearest milligram. Dry weights were used to calculate emission rates/ng dried flower/hour</w:t>
      </w:r>
      <w:r w:rsidR="00DD7632">
        <w:rPr>
          <w:color w:val="000000"/>
          <w:sz w:val="24"/>
          <w:szCs w:val="24"/>
        </w:rPr>
        <w:t xml:space="preserve"> (above)</w:t>
      </w:r>
      <w:r w:rsidRPr="008553D4">
        <w:rPr>
          <w:color w:val="000000"/>
          <w:sz w:val="24"/>
          <w:szCs w:val="24"/>
        </w:rPr>
        <w:t>.</w:t>
      </w:r>
    </w:p>
    <w:p w14:paraId="62B0DAFD" w14:textId="77777777" w:rsidR="009460F0" w:rsidRPr="008553D4" w:rsidRDefault="009460F0" w:rsidP="000271D1">
      <w:pPr>
        <w:spacing w:line="480" w:lineRule="auto"/>
        <w:rPr>
          <w:rFonts w:ascii="Times New Roman" w:hAnsi="Times New Roman" w:cs="Times New Roman"/>
        </w:rPr>
      </w:pPr>
    </w:p>
    <w:p w14:paraId="35CE18E4" w14:textId="0728AAEB" w:rsidR="009460F0" w:rsidRPr="008553D4" w:rsidRDefault="0054492D" w:rsidP="000271D1">
      <w:pPr>
        <w:pStyle w:val="Normal1"/>
        <w:shd w:val="clear" w:color="auto" w:fill="FFFFFF"/>
        <w:spacing w:line="480" w:lineRule="auto"/>
        <w:rPr>
          <w:i/>
          <w:color w:val="000000"/>
          <w:sz w:val="24"/>
          <w:szCs w:val="24"/>
        </w:rPr>
      </w:pPr>
      <w:r>
        <w:rPr>
          <w:i/>
          <w:color w:val="000000"/>
          <w:sz w:val="24"/>
          <w:szCs w:val="24"/>
        </w:rPr>
        <w:t>4.</w:t>
      </w:r>
      <w:r w:rsidR="00FF2A6A">
        <w:rPr>
          <w:i/>
          <w:color w:val="000000"/>
          <w:sz w:val="24"/>
          <w:szCs w:val="24"/>
        </w:rPr>
        <w:t>2</w:t>
      </w:r>
      <w:r>
        <w:rPr>
          <w:i/>
          <w:color w:val="000000"/>
          <w:sz w:val="24"/>
          <w:szCs w:val="24"/>
        </w:rPr>
        <w:t>.3.</w:t>
      </w:r>
      <w:r w:rsidRPr="008553D4">
        <w:rPr>
          <w:i/>
          <w:color w:val="000000"/>
          <w:sz w:val="24"/>
          <w:szCs w:val="24"/>
        </w:rPr>
        <w:t xml:space="preserve"> </w:t>
      </w:r>
      <w:r w:rsidR="009460F0" w:rsidRPr="008553D4">
        <w:rPr>
          <w:i/>
          <w:color w:val="000000"/>
          <w:sz w:val="24"/>
          <w:szCs w:val="24"/>
        </w:rPr>
        <w:t>Statistical Analyses</w:t>
      </w:r>
    </w:p>
    <w:p w14:paraId="44393F58" w14:textId="0CB8E100" w:rsidR="009460F0" w:rsidRPr="005A6C12" w:rsidRDefault="009460F0" w:rsidP="000271D1">
      <w:pPr>
        <w:spacing w:line="480" w:lineRule="auto"/>
        <w:ind w:firstLine="720"/>
        <w:rPr>
          <w:rFonts w:ascii="Times New Roman" w:hAnsi="Times New Roman" w:cs="Times New Roman"/>
          <w:color w:val="000000"/>
        </w:rPr>
      </w:pPr>
      <w:r w:rsidRPr="005A6C12">
        <w:rPr>
          <w:rFonts w:ascii="Times New Roman" w:hAnsi="Times New Roman" w:cs="Times New Roman"/>
          <w:color w:val="000000"/>
        </w:rPr>
        <w:t xml:space="preserve">We took two approaches to understand how floral traits vary between </w:t>
      </w:r>
      <w:r w:rsidR="00094DAA" w:rsidRPr="005A6C12">
        <w:rPr>
          <w:rFonts w:ascii="Times New Roman" w:hAnsi="Times New Roman" w:cs="Times New Roman"/>
          <w:color w:val="000000"/>
        </w:rPr>
        <w:t xml:space="preserve">wild </w:t>
      </w:r>
      <w:r w:rsidRPr="005A6C12">
        <w:rPr>
          <w:rFonts w:ascii="Times New Roman" w:hAnsi="Times New Roman" w:cs="Times New Roman"/>
          <w:color w:val="000000"/>
        </w:rPr>
        <w:t xml:space="preserve">populations. We first used a distance-based approach (ANOSIM) to understand if populations differed in their overall scent and morphological composition. </w:t>
      </w:r>
      <w:commentRangeStart w:id="466"/>
      <w:commentRangeStart w:id="467"/>
      <w:r w:rsidRPr="005A6C12">
        <w:rPr>
          <w:rFonts w:ascii="Times New Roman" w:hAnsi="Times New Roman" w:cs="Times New Roman"/>
          <w:color w:val="000000"/>
        </w:rPr>
        <w:t xml:space="preserve">Emission rates and morphology </w:t>
      </w:r>
      <w:commentRangeEnd w:id="466"/>
      <w:r w:rsidR="00D16C0F">
        <w:rPr>
          <w:rStyle w:val="CommentReference"/>
        </w:rPr>
        <w:commentReference w:id="466"/>
      </w:r>
      <w:commentRangeEnd w:id="467"/>
      <w:r w:rsidR="00910237">
        <w:rPr>
          <w:rStyle w:val="CommentReference"/>
        </w:rPr>
        <w:commentReference w:id="467"/>
      </w:r>
      <w:r w:rsidRPr="005A6C12">
        <w:rPr>
          <w:rFonts w:ascii="Times New Roman" w:hAnsi="Times New Roman" w:cs="Times New Roman"/>
          <w:color w:val="000000"/>
        </w:rPr>
        <w:t>were square-</w:t>
      </w:r>
      <w:proofErr w:type="spellStart"/>
      <w:r w:rsidRPr="005A6C12">
        <w:rPr>
          <w:rFonts w:ascii="Times New Roman" w:hAnsi="Times New Roman" w:cs="Times New Roman"/>
          <w:color w:val="000000"/>
        </w:rPr>
        <w:t>root</w:t>
      </w:r>
      <w:proofErr w:type="spellEnd"/>
      <w:r w:rsidRPr="005A6C12">
        <w:rPr>
          <w:rFonts w:ascii="Times New Roman" w:hAnsi="Times New Roman" w:cs="Times New Roman"/>
          <w:color w:val="000000"/>
        </w:rPr>
        <w:t xml:space="preserve"> transformed and ANOSIM analysis was conducted using Bray-Curtis distances. </w:t>
      </w:r>
      <w:commentRangeStart w:id="468"/>
      <w:commentRangeStart w:id="469"/>
      <w:r w:rsidRPr="005A6C12">
        <w:rPr>
          <w:rFonts w:ascii="Times New Roman" w:hAnsi="Times New Roman" w:cs="Times New Roman"/>
          <w:color w:val="000000"/>
        </w:rPr>
        <w:t xml:space="preserve">We </w:t>
      </w:r>
      <w:del w:id="470" w:author="Jogesh, Tania (ADM)" w:date="2022-01-07T15:17:00Z">
        <w:r w:rsidRPr="005A6C12" w:rsidDel="00910237">
          <w:rPr>
            <w:rFonts w:ascii="Times New Roman" w:hAnsi="Times New Roman" w:cs="Times New Roman"/>
            <w:color w:val="000000"/>
          </w:rPr>
          <w:delText xml:space="preserve">analyzed </w:delText>
        </w:r>
      </w:del>
      <w:ins w:id="471" w:author="Jogesh, Tania (ADM)" w:date="2022-01-07T15:17:00Z">
        <w:r w:rsidR="00910237">
          <w:rPr>
            <w:rFonts w:ascii="Times New Roman" w:hAnsi="Times New Roman" w:cs="Times New Roman"/>
            <w:color w:val="000000"/>
          </w:rPr>
          <w:t xml:space="preserve">conducted separate ANOSIM analysis for </w:t>
        </w:r>
      </w:ins>
      <w:r w:rsidRPr="005A6C12">
        <w:rPr>
          <w:rFonts w:ascii="Times New Roman" w:hAnsi="Times New Roman" w:cs="Times New Roman"/>
          <w:color w:val="000000"/>
        </w:rPr>
        <w:t>floral scent and morphology</w:t>
      </w:r>
      <w:del w:id="472" w:author="Jogesh, Tania (ADM)" w:date="2022-01-07T15:17:00Z">
        <w:r w:rsidRPr="005A6C12" w:rsidDel="00910237">
          <w:rPr>
            <w:rFonts w:ascii="Times New Roman" w:hAnsi="Times New Roman" w:cs="Times New Roman"/>
            <w:color w:val="000000"/>
          </w:rPr>
          <w:delText xml:space="preserve"> separately</w:delText>
        </w:r>
      </w:del>
      <w:del w:id="473" w:author="Jogesh, Tania (ADM)" w:date="2022-01-07T15:16:00Z">
        <w:r w:rsidRPr="005A6C12" w:rsidDel="00910237">
          <w:rPr>
            <w:rFonts w:ascii="Times New Roman" w:hAnsi="Times New Roman" w:cs="Times New Roman"/>
            <w:color w:val="000000"/>
          </w:rPr>
          <w:delText xml:space="preserve"> and together</w:delText>
        </w:r>
      </w:del>
      <w:r w:rsidRPr="005A6C12">
        <w:rPr>
          <w:rFonts w:ascii="Times New Roman" w:hAnsi="Times New Roman" w:cs="Times New Roman"/>
          <w:color w:val="000000"/>
        </w:rPr>
        <w:t>.</w:t>
      </w:r>
      <w:commentRangeEnd w:id="468"/>
      <w:r w:rsidR="00D16C0F">
        <w:rPr>
          <w:rStyle w:val="CommentReference"/>
        </w:rPr>
        <w:commentReference w:id="468"/>
      </w:r>
      <w:commentRangeEnd w:id="469"/>
      <w:r w:rsidR="00910237">
        <w:rPr>
          <w:rStyle w:val="CommentReference"/>
        </w:rPr>
        <w:commentReference w:id="469"/>
      </w:r>
      <w:r w:rsidRPr="005A6C12">
        <w:rPr>
          <w:rFonts w:ascii="Times New Roman" w:hAnsi="Times New Roman" w:cs="Times New Roman"/>
          <w:color w:val="000000"/>
        </w:rPr>
        <w:t xml:space="preserve"> We then applied a Random Forest model to determine the traits most important in differentiating the populations from each other </w:t>
      </w:r>
      <w:r w:rsidRPr="005A6C12">
        <w:rPr>
          <w:rFonts w:ascii="Times New Roman" w:hAnsi="Times New Roman" w:cs="Times New Roman"/>
          <w:noProof/>
          <w:color w:val="000000"/>
        </w:rPr>
        <w:t>(Ranganathan and Borges, 2010)</w:t>
      </w:r>
      <w:r w:rsidRPr="005A6C12">
        <w:rPr>
          <w:rFonts w:ascii="Times New Roman" w:hAnsi="Times New Roman" w:cs="Times New Roman"/>
          <w:color w:val="000000"/>
        </w:rPr>
        <w:t>.</w:t>
      </w:r>
      <w:r w:rsidR="00E451D6" w:rsidRPr="005A6C12">
        <w:rPr>
          <w:rFonts w:ascii="Times New Roman" w:hAnsi="Times New Roman" w:cs="Times New Roman"/>
          <w:color w:val="000000"/>
        </w:rPr>
        <w:t xml:space="preserve"> </w:t>
      </w:r>
      <w:r w:rsidR="00A441DD" w:rsidRPr="005A6C12">
        <w:rPr>
          <w:rFonts w:ascii="Times New Roman" w:hAnsi="Times New Roman" w:cs="Times New Roman"/>
          <w:color w:val="000000"/>
        </w:rPr>
        <w:t xml:space="preserve">We tested for </w:t>
      </w:r>
      <w:commentRangeStart w:id="474"/>
      <w:commentRangeStart w:id="475"/>
      <w:r w:rsidR="00A441DD" w:rsidRPr="005A6C12">
        <w:rPr>
          <w:rFonts w:ascii="Times New Roman" w:hAnsi="Times New Roman" w:cs="Times New Roman"/>
          <w:color w:val="000000"/>
        </w:rPr>
        <w:t>differences in</w:t>
      </w:r>
      <w:ins w:id="476" w:author="Jogesh, Tania (ADM)" w:date="2022-01-07T15:44:00Z">
        <w:r w:rsidR="007430BD">
          <w:rPr>
            <w:rFonts w:ascii="Times New Roman" w:hAnsi="Times New Roman" w:cs="Times New Roman"/>
            <w:color w:val="000000"/>
          </w:rPr>
          <w:t xml:space="preserve"> scent composition</w:t>
        </w:r>
      </w:ins>
      <w:r w:rsidR="00A441DD" w:rsidRPr="005A6C12">
        <w:rPr>
          <w:rFonts w:ascii="Times New Roman" w:hAnsi="Times New Roman" w:cs="Times New Roman"/>
          <w:color w:val="000000"/>
        </w:rPr>
        <w:t xml:space="preserve"> </w:t>
      </w:r>
      <w:r w:rsidR="00A441DD" w:rsidRPr="007430BD">
        <w:rPr>
          <w:rFonts w:ascii="Times New Roman" w:hAnsi="Times New Roman" w:cs="Times New Roman"/>
          <w:strike/>
          <w:color w:val="000000"/>
          <w:rPrChange w:id="477" w:author="Jogesh, Tania (ADM)" w:date="2022-01-07T15:44:00Z">
            <w:rPr>
              <w:rFonts w:ascii="Times New Roman" w:hAnsi="Times New Roman" w:cs="Times New Roman"/>
              <w:color w:val="000000"/>
            </w:rPr>
          </w:rPrChange>
        </w:rPr>
        <w:t>linalool production</w:t>
      </w:r>
      <w:r w:rsidR="00A441DD" w:rsidRPr="005A6C12">
        <w:rPr>
          <w:rFonts w:ascii="Times New Roman" w:hAnsi="Times New Roman" w:cs="Times New Roman"/>
          <w:color w:val="000000"/>
        </w:rPr>
        <w:t xml:space="preserve"> </w:t>
      </w:r>
      <w:commentRangeEnd w:id="474"/>
      <w:r w:rsidR="00D16C0F">
        <w:rPr>
          <w:rStyle w:val="CommentReference"/>
        </w:rPr>
        <w:commentReference w:id="474"/>
      </w:r>
      <w:commentRangeEnd w:id="475"/>
      <w:r w:rsidR="007430BD">
        <w:rPr>
          <w:rStyle w:val="CommentReference"/>
        </w:rPr>
        <w:commentReference w:id="475"/>
      </w:r>
      <w:r w:rsidR="00A441DD" w:rsidRPr="005A6C12">
        <w:rPr>
          <w:rFonts w:ascii="Times New Roman" w:hAnsi="Times New Roman" w:cs="Times New Roman"/>
          <w:color w:val="000000"/>
        </w:rPr>
        <w:t xml:space="preserve">between field and greenhouse-grown plants using ANOSIM analyses and </w:t>
      </w:r>
      <w:commentRangeStart w:id="478"/>
      <w:commentRangeStart w:id="479"/>
      <w:r w:rsidR="00A441DD" w:rsidRPr="005A6C12">
        <w:rPr>
          <w:rFonts w:ascii="Times New Roman" w:hAnsi="Times New Roman" w:cs="Times New Roman"/>
          <w:color w:val="000000"/>
        </w:rPr>
        <w:t>compared emission rates</w:t>
      </w:r>
      <w:del w:id="480" w:author="Jogesh, Tania (ADM)" w:date="2022-01-07T15:18:00Z">
        <w:r w:rsidR="00A441DD" w:rsidRPr="005A6C12" w:rsidDel="00FC733D">
          <w:rPr>
            <w:rFonts w:ascii="Times New Roman" w:hAnsi="Times New Roman" w:cs="Times New Roman"/>
            <w:color w:val="000000"/>
          </w:rPr>
          <w:delText xml:space="preserve"> </w:delText>
        </w:r>
      </w:del>
      <w:ins w:id="481" w:author="Jogesh, Tania (ADM)" w:date="2022-01-07T15:18:00Z">
        <w:r w:rsidR="00FC733D">
          <w:rPr>
            <w:rFonts w:ascii="Times New Roman" w:hAnsi="Times New Roman" w:cs="Times New Roman"/>
            <w:color w:val="000000"/>
          </w:rPr>
          <w:t xml:space="preserve"> with a </w:t>
        </w:r>
      </w:ins>
      <w:ins w:id="482" w:author="Jogesh, Tania (ADM)" w:date="2022-01-07T15:25:00Z">
        <w:r w:rsidR="00BC0F5F">
          <w:rPr>
            <w:rFonts w:ascii="Times New Roman" w:hAnsi="Times New Roman" w:cs="Times New Roman"/>
            <w:color w:val="000000"/>
          </w:rPr>
          <w:t xml:space="preserve">general </w:t>
        </w:r>
      </w:ins>
      <w:ins w:id="483" w:author="Jogesh, Tania (ADM)" w:date="2022-01-07T15:18:00Z">
        <w:r w:rsidR="00FC733D">
          <w:rPr>
            <w:rFonts w:ascii="Times New Roman" w:hAnsi="Times New Roman" w:cs="Times New Roman"/>
            <w:color w:val="000000"/>
          </w:rPr>
          <w:t>lin</w:t>
        </w:r>
      </w:ins>
      <w:ins w:id="484" w:author="Jogesh, Tania (ADM)" w:date="2022-01-07T15:19:00Z">
        <w:r w:rsidR="00FC733D">
          <w:rPr>
            <w:rFonts w:ascii="Times New Roman" w:hAnsi="Times New Roman" w:cs="Times New Roman"/>
            <w:color w:val="000000"/>
          </w:rPr>
          <w:t>ear model with population and origin as predictors</w:t>
        </w:r>
      </w:ins>
      <w:del w:id="485" w:author="Jogesh, Tania (ADM)" w:date="2022-01-07T15:18:00Z">
        <w:r w:rsidR="00A441DD" w:rsidRPr="005A6C12" w:rsidDel="00FC733D">
          <w:rPr>
            <w:rFonts w:ascii="Times New Roman" w:hAnsi="Times New Roman" w:cs="Times New Roman"/>
            <w:color w:val="000000"/>
          </w:rPr>
          <w:delText>using t tests</w:delText>
        </w:r>
        <w:commentRangeEnd w:id="478"/>
        <w:r w:rsidR="00D16C0F" w:rsidDel="00FC733D">
          <w:rPr>
            <w:rStyle w:val="CommentReference"/>
          </w:rPr>
          <w:commentReference w:id="478"/>
        </w:r>
      </w:del>
      <w:commentRangeEnd w:id="479"/>
      <w:r w:rsidR="00FC733D">
        <w:rPr>
          <w:rStyle w:val="CommentReference"/>
        </w:rPr>
        <w:commentReference w:id="479"/>
      </w:r>
      <w:r w:rsidR="00A441DD" w:rsidRPr="00E106EB">
        <w:rPr>
          <w:rFonts w:ascii="Times New Roman" w:hAnsi="Times New Roman" w:cs="Times New Roman"/>
          <w:color w:val="000000"/>
        </w:rPr>
        <w:t>.</w:t>
      </w:r>
      <w:r w:rsidR="005A6C12" w:rsidRPr="00E106EB">
        <w:rPr>
          <w:rFonts w:ascii="Times New Roman" w:hAnsi="Times New Roman" w:cs="Times New Roman"/>
          <w:color w:val="000000"/>
        </w:rPr>
        <w:t xml:space="preserve"> </w:t>
      </w:r>
      <w:ins w:id="486" w:author="Jogesh, Tania (ADM)" w:date="2022-01-07T15:23:00Z">
        <w:r w:rsidR="00BC0F5F">
          <w:rPr>
            <w:rFonts w:ascii="Times New Roman" w:hAnsi="Times New Roman" w:cs="Times New Roman"/>
            <w:color w:val="000000"/>
          </w:rPr>
          <w:t>Total emission rates log transformed to mee</w:t>
        </w:r>
      </w:ins>
      <w:ins w:id="487" w:author="Jogesh, Tania (ADM)" w:date="2022-01-07T15:24:00Z">
        <w:r w:rsidR="00BC0F5F">
          <w:rPr>
            <w:rFonts w:ascii="Times New Roman" w:hAnsi="Times New Roman" w:cs="Times New Roman"/>
            <w:color w:val="000000"/>
          </w:rPr>
          <w:t xml:space="preserve">t assumptions of normality. </w:t>
        </w:r>
      </w:ins>
      <w:r w:rsidR="005A6C12" w:rsidRPr="00E106EB">
        <w:rPr>
          <w:rFonts w:ascii="Times New Roman" w:hAnsi="Times New Roman" w:cs="Times New Roman"/>
          <w:color w:val="000000"/>
        </w:rPr>
        <w:t xml:space="preserve">To determine if geographic patterns of linalool emission are driven by genetic differentiation (using pairwise genetic distances from </w:t>
      </w:r>
      <w:r w:rsidR="005A6C12" w:rsidRPr="00E106EB">
        <w:rPr>
          <w:rFonts w:ascii="Times New Roman" w:hAnsi="Times New Roman" w:cs="Times New Roman"/>
          <w:noProof/>
          <w:color w:val="000000"/>
        </w:rPr>
        <w:t>(Skogen et al., 2019)</w:t>
      </w:r>
      <w:ins w:id="488" w:author="Jogesh, Tania (ADM)" w:date="2022-01-07T15:51:00Z">
        <w:r w:rsidR="00424AAA">
          <w:rPr>
            <w:rFonts w:ascii="Times New Roman" w:hAnsi="Times New Roman" w:cs="Times New Roman"/>
            <w:noProof/>
            <w:color w:val="000000"/>
          </w:rPr>
          <w:t xml:space="preserve"> )</w:t>
        </w:r>
      </w:ins>
      <w:ins w:id="489" w:author="Jogesh, Tania (ADM)" w:date="2022-01-07T15:52:00Z">
        <w:r w:rsidR="00424AAA">
          <w:rPr>
            <w:rFonts w:ascii="Times New Roman" w:hAnsi="Times New Roman" w:cs="Times New Roman"/>
            <w:noProof/>
            <w:color w:val="000000"/>
          </w:rPr>
          <w:t xml:space="preserve"> while controlling for geographic distance</w:t>
        </w:r>
      </w:ins>
      <w:r w:rsidR="005A6C12" w:rsidRPr="00E106EB">
        <w:rPr>
          <w:rFonts w:ascii="Times New Roman" w:hAnsi="Times New Roman" w:cs="Times New Roman"/>
          <w:color w:val="000000"/>
        </w:rPr>
        <w:t xml:space="preserve">, we conducted a partial </w:t>
      </w:r>
      <w:commentRangeStart w:id="490"/>
      <w:commentRangeStart w:id="491"/>
      <w:r w:rsidR="005A6C12" w:rsidRPr="00E106EB">
        <w:rPr>
          <w:rFonts w:ascii="Times New Roman" w:hAnsi="Times New Roman" w:cs="Times New Roman"/>
          <w:color w:val="000000"/>
        </w:rPr>
        <w:t xml:space="preserve">Mantel </w:t>
      </w:r>
      <w:commentRangeEnd w:id="490"/>
      <w:r w:rsidR="00D16C0F">
        <w:rPr>
          <w:rStyle w:val="CommentReference"/>
        </w:rPr>
        <w:commentReference w:id="490"/>
      </w:r>
      <w:commentRangeEnd w:id="491"/>
      <w:r w:rsidR="00424AAA">
        <w:rPr>
          <w:rStyle w:val="CommentReference"/>
        </w:rPr>
        <w:commentReference w:id="491"/>
      </w:r>
      <w:r w:rsidR="005A6C12" w:rsidRPr="00E106EB">
        <w:rPr>
          <w:rFonts w:ascii="Times New Roman" w:hAnsi="Times New Roman" w:cs="Times New Roman"/>
          <w:color w:val="000000"/>
        </w:rPr>
        <w:t xml:space="preserve">test using the </w:t>
      </w:r>
      <w:proofErr w:type="spellStart"/>
      <w:proofErr w:type="gramStart"/>
      <w:r w:rsidR="005A6C12" w:rsidRPr="00E106EB">
        <w:rPr>
          <w:rFonts w:ascii="Times New Roman" w:hAnsi="Times New Roman" w:cs="Times New Roman"/>
          <w:color w:val="000000"/>
        </w:rPr>
        <w:t>multi.mantel</w:t>
      </w:r>
      <w:proofErr w:type="spellEnd"/>
      <w:proofErr w:type="gramEnd"/>
      <w:r w:rsidR="005A6C12" w:rsidRPr="00E106EB">
        <w:rPr>
          <w:rFonts w:ascii="Times New Roman" w:hAnsi="Times New Roman" w:cs="Times New Roman"/>
          <w:color w:val="000000"/>
        </w:rPr>
        <w:t xml:space="preserve"> function implemented in R package ‘</w:t>
      </w:r>
      <w:proofErr w:type="spellStart"/>
      <w:r w:rsidR="005A6C12" w:rsidRPr="00E106EB">
        <w:rPr>
          <w:rFonts w:ascii="Times New Roman" w:hAnsi="Times New Roman" w:cs="Times New Roman"/>
          <w:color w:val="000000"/>
        </w:rPr>
        <w:t>phytools</w:t>
      </w:r>
      <w:proofErr w:type="spellEnd"/>
      <w:r w:rsidR="005A6C12" w:rsidRPr="00E106EB">
        <w:rPr>
          <w:rFonts w:ascii="Times New Roman" w:hAnsi="Times New Roman" w:cs="Times New Roman"/>
          <w:color w:val="000000"/>
        </w:rPr>
        <w:t xml:space="preserve">’ (Revell, </w:t>
      </w:r>
      <w:r w:rsidR="005A6C12" w:rsidRPr="00E106EB">
        <w:rPr>
          <w:rFonts w:ascii="Times New Roman" w:hAnsi="Times New Roman" w:cs="Times New Roman"/>
          <w:color w:val="000000"/>
        </w:rPr>
        <w:lastRenderedPageBreak/>
        <w:t>2012).</w:t>
      </w:r>
      <w:r w:rsidR="00A441DD" w:rsidRPr="00E106EB">
        <w:rPr>
          <w:rFonts w:ascii="Times New Roman" w:hAnsi="Times New Roman" w:cs="Times New Roman"/>
          <w:color w:val="000000"/>
        </w:rPr>
        <w:t xml:space="preserve"> All analyses were conducted in </w:t>
      </w:r>
      <w:r w:rsidR="00F41E6D" w:rsidRPr="00E106EB">
        <w:rPr>
          <w:rFonts w:ascii="Times New Roman" w:hAnsi="Times New Roman" w:cs="Times New Roman"/>
          <w:color w:val="000000"/>
        </w:rPr>
        <w:t>R version 4.0.2</w:t>
      </w:r>
      <w:r w:rsidR="00A441DD" w:rsidRPr="00FF2A6A">
        <w:rPr>
          <w:rFonts w:ascii="Times New Roman" w:hAnsi="Times New Roman" w:cs="Times New Roman"/>
          <w:color w:val="000000"/>
        </w:rPr>
        <w:t xml:space="preserve"> </w:t>
      </w:r>
      <w:r w:rsidR="000D40A7" w:rsidRPr="000D40A7">
        <w:rPr>
          <w:rFonts w:ascii="Times New Roman" w:hAnsi="Times New Roman" w:cs="Times New Roman"/>
          <w:color w:val="000000"/>
        </w:rPr>
        <w:t xml:space="preserve">(“R: The R Project for Statistical Computing,” </w:t>
      </w:r>
      <w:r w:rsidR="00823DA7">
        <w:rPr>
          <w:rFonts w:ascii="Times New Roman" w:hAnsi="Times New Roman" w:cs="Times New Roman"/>
          <w:color w:val="000000"/>
        </w:rPr>
        <w:t>2020).</w:t>
      </w:r>
    </w:p>
    <w:p w14:paraId="472E47EE" w14:textId="77777777" w:rsidR="00F06423" w:rsidRPr="00A261E1" w:rsidRDefault="00F06423" w:rsidP="000271D1">
      <w:pPr>
        <w:spacing w:line="480" w:lineRule="auto"/>
        <w:ind w:firstLine="720"/>
        <w:rPr>
          <w:rFonts w:ascii="Times New Roman" w:hAnsi="Times New Roman" w:cs="Times New Roman"/>
          <w:b/>
        </w:rPr>
      </w:pPr>
    </w:p>
    <w:p w14:paraId="0FCBBCE0" w14:textId="77777777" w:rsidR="0054492D" w:rsidRDefault="0054492D" w:rsidP="000271D1">
      <w:pPr>
        <w:spacing w:line="480" w:lineRule="auto"/>
        <w:rPr>
          <w:rFonts w:ascii="Times New Roman" w:hAnsi="Times New Roman" w:cs="Times New Roman"/>
          <w:b/>
        </w:rPr>
      </w:pPr>
      <w:r>
        <w:rPr>
          <w:rFonts w:ascii="Times New Roman" w:hAnsi="Times New Roman" w:cs="Times New Roman"/>
          <w:b/>
        </w:rPr>
        <w:t>Declaration of competing interest</w:t>
      </w:r>
    </w:p>
    <w:p w14:paraId="302019F9" w14:textId="1ECB21D3" w:rsidR="0054492D" w:rsidRDefault="0054492D" w:rsidP="000271D1">
      <w:pPr>
        <w:spacing w:line="480" w:lineRule="auto"/>
        <w:rPr>
          <w:rFonts w:ascii="Times New Roman" w:hAnsi="Times New Roman" w:cs="Times New Roman"/>
          <w:bCs/>
        </w:rPr>
      </w:pPr>
      <w:r>
        <w:rPr>
          <w:rFonts w:ascii="Times New Roman" w:hAnsi="Times New Roman" w:cs="Times New Roman"/>
          <w:bCs/>
        </w:rPr>
        <w:t>The authors declare no competing financial interest.</w:t>
      </w:r>
    </w:p>
    <w:p w14:paraId="71DD6634" w14:textId="77777777" w:rsidR="0054492D" w:rsidRPr="0054492D" w:rsidRDefault="0054492D" w:rsidP="000271D1">
      <w:pPr>
        <w:spacing w:line="480" w:lineRule="auto"/>
        <w:rPr>
          <w:rFonts w:ascii="Times New Roman" w:hAnsi="Times New Roman" w:cs="Times New Roman"/>
          <w:bCs/>
        </w:rPr>
      </w:pPr>
    </w:p>
    <w:p w14:paraId="0E177903" w14:textId="5A815ED6" w:rsidR="00F37D7B" w:rsidRPr="00A261E1" w:rsidRDefault="00F37D7B" w:rsidP="000271D1">
      <w:pPr>
        <w:spacing w:line="480" w:lineRule="auto"/>
        <w:rPr>
          <w:rFonts w:ascii="Times New Roman" w:hAnsi="Times New Roman" w:cs="Times New Roman"/>
          <w:b/>
        </w:rPr>
      </w:pPr>
      <w:r w:rsidRPr="00A261E1">
        <w:rPr>
          <w:rFonts w:ascii="Times New Roman" w:hAnsi="Times New Roman" w:cs="Times New Roman"/>
          <w:b/>
        </w:rPr>
        <w:t>Acknowledgements</w:t>
      </w:r>
    </w:p>
    <w:p w14:paraId="3948B4DC" w14:textId="4881743D" w:rsidR="00480457" w:rsidRPr="00A441DD" w:rsidRDefault="00FD25AA" w:rsidP="000271D1">
      <w:pPr>
        <w:pStyle w:val="Normal1"/>
        <w:pBdr>
          <w:top w:val="nil"/>
          <w:left w:val="nil"/>
          <w:bottom w:val="nil"/>
          <w:right w:val="nil"/>
          <w:between w:val="nil"/>
        </w:pBdr>
        <w:shd w:val="clear" w:color="auto" w:fill="FFFFFF"/>
        <w:spacing w:line="480" w:lineRule="auto"/>
        <w:rPr>
          <w:color w:val="000000"/>
          <w:sz w:val="24"/>
          <w:szCs w:val="24"/>
        </w:rPr>
      </w:pPr>
      <w:r>
        <w:rPr>
          <w:color w:val="000000"/>
          <w:sz w:val="24"/>
          <w:szCs w:val="24"/>
        </w:rPr>
        <w:t xml:space="preserve">We thank </w:t>
      </w:r>
      <w:proofErr w:type="spellStart"/>
      <w:r>
        <w:rPr>
          <w:color w:val="000000"/>
          <w:sz w:val="24"/>
          <w:szCs w:val="24"/>
        </w:rPr>
        <w:t>Jeremie</w:t>
      </w:r>
      <w:proofErr w:type="spellEnd"/>
      <w:r>
        <w:rPr>
          <w:color w:val="000000"/>
          <w:sz w:val="24"/>
          <w:szCs w:val="24"/>
        </w:rPr>
        <w:t xml:space="preserve"> </w:t>
      </w:r>
      <w:proofErr w:type="spellStart"/>
      <w:r>
        <w:rPr>
          <w:color w:val="000000"/>
          <w:sz w:val="24"/>
          <w:szCs w:val="24"/>
        </w:rPr>
        <w:t>Fant</w:t>
      </w:r>
      <w:proofErr w:type="spellEnd"/>
      <w:r>
        <w:rPr>
          <w:color w:val="000000"/>
          <w:sz w:val="24"/>
          <w:szCs w:val="24"/>
        </w:rPr>
        <w:t xml:space="preserve">, </w:t>
      </w:r>
      <w:r w:rsidR="00DF264E" w:rsidRPr="00DF264E">
        <w:rPr>
          <w:color w:val="000000"/>
          <w:sz w:val="24"/>
          <w:szCs w:val="24"/>
        </w:rPr>
        <w:t xml:space="preserve">Matthew Rhodes, </w:t>
      </w:r>
      <w:r w:rsidR="007B551B" w:rsidRPr="00DF264E">
        <w:rPr>
          <w:color w:val="000000"/>
          <w:sz w:val="24"/>
          <w:szCs w:val="24"/>
        </w:rPr>
        <w:t>Heather-Rose Kates, and</w:t>
      </w:r>
      <w:r w:rsidR="00DF264E">
        <w:rPr>
          <w:color w:val="000000"/>
          <w:sz w:val="24"/>
          <w:szCs w:val="24"/>
        </w:rPr>
        <w:t xml:space="preserve"> Carrie </w:t>
      </w:r>
      <w:proofErr w:type="spellStart"/>
      <w:r w:rsidR="00DF264E">
        <w:rPr>
          <w:color w:val="000000"/>
          <w:sz w:val="24"/>
          <w:szCs w:val="24"/>
        </w:rPr>
        <w:t>Klase</w:t>
      </w:r>
      <w:proofErr w:type="spellEnd"/>
      <w:r w:rsidR="007B551B" w:rsidRPr="00A261E1">
        <w:rPr>
          <w:color w:val="000000"/>
          <w:sz w:val="24"/>
          <w:szCs w:val="24"/>
        </w:rPr>
        <w:t xml:space="preserve"> </w:t>
      </w:r>
      <w:r>
        <w:rPr>
          <w:color w:val="000000"/>
          <w:sz w:val="24"/>
          <w:szCs w:val="24"/>
        </w:rPr>
        <w:t xml:space="preserve">for </w:t>
      </w:r>
      <w:r w:rsidR="007B551B" w:rsidRPr="00A261E1">
        <w:rPr>
          <w:color w:val="000000"/>
          <w:sz w:val="24"/>
          <w:szCs w:val="24"/>
        </w:rPr>
        <w:t>assist</w:t>
      </w:r>
      <w:r>
        <w:rPr>
          <w:color w:val="000000"/>
          <w:sz w:val="24"/>
          <w:szCs w:val="24"/>
        </w:rPr>
        <w:t>ance</w:t>
      </w:r>
      <w:r w:rsidR="007B551B" w:rsidRPr="00A261E1">
        <w:rPr>
          <w:color w:val="000000"/>
          <w:sz w:val="24"/>
          <w:szCs w:val="24"/>
        </w:rPr>
        <w:t xml:space="preserve"> </w:t>
      </w:r>
      <w:r w:rsidR="00DF264E">
        <w:rPr>
          <w:color w:val="000000"/>
          <w:sz w:val="24"/>
          <w:szCs w:val="24"/>
        </w:rPr>
        <w:t>with fieldwork</w:t>
      </w:r>
      <w:r w:rsidR="007B551B" w:rsidRPr="00A261E1">
        <w:rPr>
          <w:color w:val="000000"/>
          <w:sz w:val="24"/>
          <w:szCs w:val="24"/>
        </w:rPr>
        <w:t xml:space="preserve">. </w:t>
      </w:r>
      <w:r w:rsidR="00306783">
        <w:rPr>
          <w:color w:val="000000"/>
          <w:sz w:val="24"/>
          <w:szCs w:val="24"/>
        </w:rPr>
        <w:t>Brian Clark and Cathy Thomas</w:t>
      </w:r>
      <w:r w:rsidR="007B551B" w:rsidRPr="00A261E1">
        <w:rPr>
          <w:color w:val="000000"/>
          <w:sz w:val="24"/>
          <w:szCs w:val="24"/>
        </w:rPr>
        <w:t xml:space="preserve"> (</w:t>
      </w:r>
      <w:r w:rsidR="00306783">
        <w:rPr>
          <w:color w:val="000000"/>
          <w:sz w:val="24"/>
          <w:szCs w:val="24"/>
        </w:rPr>
        <w:t>Chicago Botanic Garden</w:t>
      </w:r>
      <w:r w:rsidR="007B551B" w:rsidRPr="00A261E1">
        <w:rPr>
          <w:color w:val="000000"/>
          <w:sz w:val="24"/>
          <w:szCs w:val="24"/>
        </w:rPr>
        <w:t xml:space="preserve">) provided greenhouse facilities and maintenance. </w:t>
      </w:r>
      <w:r w:rsidR="007A6D79">
        <w:rPr>
          <w:color w:val="000000"/>
          <w:sz w:val="24"/>
          <w:szCs w:val="24"/>
        </w:rPr>
        <w:t>The following provided p</w:t>
      </w:r>
      <w:r w:rsidR="007A6D79" w:rsidRPr="00A261E1">
        <w:rPr>
          <w:color w:val="000000"/>
          <w:sz w:val="24"/>
          <w:szCs w:val="24"/>
        </w:rPr>
        <w:t>ermission to conduct studies</w:t>
      </w:r>
      <w:r w:rsidR="007A6D79">
        <w:rPr>
          <w:color w:val="000000"/>
          <w:sz w:val="24"/>
          <w:szCs w:val="24"/>
        </w:rPr>
        <w:t xml:space="preserve"> and access field sites:</w:t>
      </w:r>
      <w:r w:rsidR="007A6D79" w:rsidRPr="00A261E1">
        <w:rPr>
          <w:color w:val="000000"/>
          <w:sz w:val="24"/>
          <w:szCs w:val="24"/>
        </w:rPr>
        <w:t xml:space="preserve"> </w:t>
      </w:r>
      <w:r w:rsidR="007B551B" w:rsidRPr="00A261E1">
        <w:rPr>
          <w:color w:val="000000"/>
          <w:sz w:val="24"/>
          <w:szCs w:val="24"/>
        </w:rPr>
        <w:t xml:space="preserve">United </w:t>
      </w:r>
      <w:r w:rsidR="007B551B" w:rsidRPr="007A6D79">
        <w:rPr>
          <w:color w:val="000000"/>
          <w:sz w:val="24"/>
          <w:szCs w:val="24"/>
        </w:rPr>
        <w:t xml:space="preserve">States Department of Agriculture Forest Service </w:t>
      </w:r>
      <w:r w:rsidR="007A6D79" w:rsidRPr="007A6D79">
        <w:rPr>
          <w:color w:val="000000"/>
          <w:sz w:val="24"/>
          <w:szCs w:val="24"/>
        </w:rPr>
        <w:t>(</w:t>
      </w:r>
      <w:r w:rsidR="007B551B" w:rsidRPr="007A6D79">
        <w:rPr>
          <w:color w:val="000000"/>
          <w:sz w:val="24"/>
          <w:szCs w:val="24"/>
        </w:rPr>
        <w:t xml:space="preserve">Comanche National Grasslands, </w:t>
      </w:r>
      <w:r w:rsidR="007A6D79" w:rsidRPr="007A6D79">
        <w:rPr>
          <w:color w:val="000000"/>
          <w:sz w:val="24"/>
          <w:szCs w:val="24"/>
        </w:rPr>
        <w:t>Steve Olson),</w:t>
      </w:r>
      <w:r w:rsidR="007B551B" w:rsidRPr="007A6D79">
        <w:rPr>
          <w:color w:val="000000"/>
          <w:sz w:val="24"/>
          <w:szCs w:val="24"/>
        </w:rPr>
        <w:t xml:space="preserve"> </w:t>
      </w:r>
      <w:r w:rsidR="007A6D79" w:rsidRPr="007A6D79">
        <w:rPr>
          <w:sz w:val="24"/>
          <w:szCs w:val="24"/>
        </w:rPr>
        <w:t xml:space="preserve">Robert and Gertrude </w:t>
      </w:r>
      <w:proofErr w:type="spellStart"/>
      <w:r w:rsidR="007A6D79" w:rsidRPr="007A6D79">
        <w:rPr>
          <w:sz w:val="24"/>
          <w:szCs w:val="24"/>
        </w:rPr>
        <w:t>Riewald</w:t>
      </w:r>
      <w:proofErr w:type="spellEnd"/>
      <w:r w:rsidR="007A6D79" w:rsidRPr="007A6D79">
        <w:rPr>
          <w:sz w:val="24"/>
          <w:szCs w:val="24"/>
        </w:rPr>
        <w:t xml:space="preserve">, </w:t>
      </w:r>
      <w:proofErr w:type="gramStart"/>
      <w:r w:rsidR="007A6D79" w:rsidRPr="007A6D79">
        <w:rPr>
          <w:sz w:val="24"/>
          <w:szCs w:val="24"/>
        </w:rPr>
        <w:t>Ed</w:t>
      </w:r>
      <w:proofErr w:type="gramEnd"/>
      <w:r w:rsidR="007A6D79" w:rsidRPr="007A6D79">
        <w:rPr>
          <w:sz w:val="24"/>
          <w:szCs w:val="24"/>
        </w:rPr>
        <w:t xml:space="preserve"> and Esther Martinez. </w:t>
      </w:r>
      <w:r w:rsidR="00ED7C4F" w:rsidRPr="007A6D79">
        <w:rPr>
          <w:color w:val="000000"/>
          <w:sz w:val="24"/>
          <w:szCs w:val="24"/>
        </w:rPr>
        <w:t xml:space="preserve">Sandra </w:t>
      </w:r>
      <w:proofErr w:type="spellStart"/>
      <w:r w:rsidR="00ED7C4F" w:rsidRPr="007A6D79">
        <w:rPr>
          <w:color w:val="000000"/>
          <w:sz w:val="24"/>
          <w:szCs w:val="24"/>
        </w:rPr>
        <w:t>Steiger</w:t>
      </w:r>
      <w:proofErr w:type="spellEnd"/>
      <w:r w:rsidR="00ED7C4F" w:rsidRPr="007A6D79">
        <w:rPr>
          <w:color w:val="000000"/>
          <w:sz w:val="24"/>
          <w:szCs w:val="24"/>
        </w:rPr>
        <w:t xml:space="preserve"> and </w:t>
      </w:r>
      <w:proofErr w:type="spellStart"/>
      <w:r w:rsidR="00ED7C4F" w:rsidRPr="007A6D79">
        <w:rPr>
          <w:color w:val="000000"/>
          <w:sz w:val="24"/>
          <w:szCs w:val="24"/>
        </w:rPr>
        <w:t>Rayko</w:t>
      </w:r>
      <w:proofErr w:type="spellEnd"/>
      <w:r w:rsidR="00ED7C4F" w:rsidRPr="007A6D79">
        <w:rPr>
          <w:color w:val="000000"/>
          <w:sz w:val="24"/>
          <w:szCs w:val="24"/>
        </w:rPr>
        <w:t xml:space="preserve"> </w:t>
      </w:r>
      <w:proofErr w:type="spellStart"/>
      <w:r w:rsidR="00ED7C4F" w:rsidRPr="007A6D79">
        <w:rPr>
          <w:color w:val="000000"/>
          <w:sz w:val="24"/>
          <w:szCs w:val="24"/>
        </w:rPr>
        <w:t>Halitschke</w:t>
      </w:r>
      <w:proofErr w:type="spellEnd"/>
      <w:r w:rsidR="00ED7C4F" w:rsidRPr="007A6D79">
        <w:rPr>
          <w:color w:val="000000"/>
          <w:sz w:val="24"/>
          <w:szCs w:val="24"/>
        </w:rPr>
        <w:t xml:space="preserve"> kindly provided authentic standards of methyl </w:t>
      </w:r>
      <w:proofErr w:type="spellStart"/>
      <w:r w:rsidR="00ED7C4F" w:rsidRPr="007A6D79">
        <w:rPr>
          <w:color w:val="000000"/>
          <w:sz w:val="24"/>
          <w:szCs w:val="24"/>
        </w:rPr>
        <w:t>geranate</w:t>
      </w:r>
      <w:proofErr w:type="spellEnd"/>
      <w:r w:rsidR="00ED7C4F" w:rsidRPr="007A6D79">
        <w:rPr>
          <w:color w:val="000000"/>
          <w:sz w:val="24"/>
          <w:szCs w:val="24"/>
        </w:rPr>
        <w:t xml:space="preserve"> and 7</w:t>
      </w:r>
      <w:r w:rsidR="00ED7C4F">
        <w:rPr>
          <w:color w:val="000000"/>
          <w:sz w:val="24"/>
          <w:szCs w:val="24"/>
        </w:rPr>
        <w:t xml:space="preserve">-decen-5-olide, respectively. </w:t>
      </w:r>
      <w:r w:rsidR="002B2A29" w:rsidRPr="00A261E1">
        <w:rPr>
          <w:color w:val="000000" w:themeColor="text1"/>
          <w:sz w:val="24"/>
          <w:szCs w:val="24"/>
        </w:rPr>
        <w:t xml:space="preserve">This work was supported by the National Science Foundation </w:t>
      </w:r>
      <w:r w:rsidR="002C2DAD">
        <w:rPr>
          <w:color w:val="000000" w:themeColor="text1"/>
          <w:sz w:val="24"/>
          <w:szCs w:val="24"/>
        </w:rPr>
        <w:t>[</w:t>
      </w:r>
      <w:r w:rsidR="002B2A29" w:rsidRPr="00A261E1">
        <w:rPr>
          <w:color w:val="000000" w:themeColor="text1"/>
          <w:sz w:val="24"/>
          <w:szCs w:val="24"/>
        </w:rPr>
        <w:t xml:space="preserve">DEB 1342873 to K.A.S. </w:t>
      </w:r>
      <w:r w:rsidR="00033912">
        <w:rPr>
          <w:color w:val="000000" w:themeColor="text1"/>
          <w:sz w:val="24"/>
          <w:szCs w:val="24"/>
        </w:rPr>
        <w:t>and</w:t>
      </w:r>
      <w:r w:rsidR="00033912" w:rsidRPr="00A261E1">
        <w:rPr>
          <w:color w:val="000000" w:themeColor="text1"/>
          <w:sz w:val="24"/>
          <w:szCs w:val="24"/>
        </w:rPr>
        <w:t xml:space="preserve"> </w:t>
      </w:r>
      <w:r w:rsidR="002B2A29" w:rsidRPr="00A261E1">
        <w:rPr>
          <w:color w:val="000000" w:themeColor="text1"/>
          <w:sz w:val="24"/>
          <w:szCs w:val="24"/>
        </w:rPr>
        <w:t>DEB 1342792 to R.A.R</w:t>
      </w:r>
      <w:r w:rsidR="002C2DAD">
        <w:rPr>
          <w:color w:val="000000" w:themeColor="text1"/>
          <w:sz w:val="24"/>
          <w:szCs w:val="24"/>
        </w:rPr>
        <w:t>]</w:t>
      </w:r>
      <w:r w:rsidR="002B2A29" w:rsidRPr="00A261E1">
        <w:rPr>
          <w:color w:val="000000"/>
          <w:sz w:val="24"/>
          <w:szCs w:val="24"/>
        </w:rPr>
        <w:t>, and the Negaunee Institute for Plant Conservation Science and Action, Chicago Botanic Garden.</w:t>
      </w:r>
      <w:r w:rsidR="00480457" w:rsidRPr="00A261E1">
        <w:rPr>
          <w:b/>
        </w:rPr>
        <w:br w:type="page"/>
      </w:r>
    </w:p>
    <w:p w14:paraId="2D3D271B" w14:textId="2773D8A0" w:rsidR="00747582" w:rsidRPr="000271D1" w:rsidRDefault="003A51AF" w:rsidP="000271D1">
      <w:pPr>
        <w:spacing w:line="480" w:lineRule="auto"/>
        <w:rPr>
          <w:rFonts w:ascii="Times New Roman" w:hAnsi="Times New Roman" w:cs="Times New Roman"/>
          <w:b/>
        </w:rPr>
      </w:pPr>
      <w:r w:rsidRPr="00A261E1">
        <w:rPr>
          <w:rFonts w:ascii="Times New Roman" w:hAnsi="Times New Roman" w:cs="Times New Roman"/>
          <w:b/>
        </w:rPr>
        <w:lastRenderedPageBreak/>
        <w:t>Figure</w:t>
      </w:r>
      <w:r w:rsidR="00AE6617" w:rsidRPr="00A261E1">
        <w:rPr>
          <w:rFonts w:ascii="Times New Roman" w:hAnsi="Times New Roman" w:cs="Times New Roman"/>
          <w:b/>
        </w:rPr>
        <w:t>s and Legends</w:t>
      </w:r>
    </w:p>
    <w:p w14:paraId="22504A30" w14:textId="7A6BE641" w:rsidR="00F97F2E" w:rsidRPr="00A261E1" w:rsidRDefault="001C1614" w:rsidP="000271D1">
      <w:pPr>
        <w:spacing w:line="480" w:lineRule="auto"/>
        <w:rPr>
          <w:rFonts w:ascii="Times New Roman" w:hAnsi="Times New Roman" w:cs="Times New Roman"/>
          <w:b/>
          <w:color w:val="000000"/>
          <w:vertAlign w:val="subscript"/>
        </w:rPr>
      </w:pPr>
      <w:r>
        <w:rPr>
          <w:rFonts w:ascii="Times New Roman" w:hAnsi="Times New Roman" w:cs="Times New Roman"/>
          <w:b/>
          <w:noProof/>
          <w:color w:val="000000"/>
          <w:vertAlign w:val="subscript"/>
        </w:rPr>
        <w:drawing>
          <wp:inline distT="0" distB="0" distL="0" distR="0" wp14:anchorId="186D576F" wp14:editId="1F353DC5">
            <wp:extent cx="5041900" cy="570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041900" cy="5702300"/>
                    </a:xfrm>
                    <a:prstGeom prst="rect">
                      <a:avLst/>
                    </a:prstGeom>
                  </pic:spPr>
                </pic:pic>
              </a:graphicData>
            </a:graphic>
          </wp:inline>
        </w:drawing>
      </w:r>
    </w:p>
    <w:p w14:paraId="54E1FA2D" w14:textId="58202842" w:rsidR="00F368D5" w:rsidRPr="00F368D5" w:rsidRDefault="00F97F2E" w:rsidP="000271D1">
      <w:pPr>
        <w:spacing w:line="480" w:lineRule="auto"/>
        <w:rPr>
          <w:rFonts w:ascii="Times New Roman" w:hAnsi="Times New Roman" w:cs="Times New Roman"/>
          <w:b/>
        </w:rPr>
      </w:pPr>
      <w:commentRangeStart w:id="492"/>
      <w:r w:rsidRPr="0008180A">
        <w:rPr>
          <w:rFonts w:ascii="Times New Roman" w:hAnsi="Times New Roman" w:cs="Times New Roman"/>
          <w:b/>
          <w:color w:val="000000"/>
        </w:rPr>
        <w:t>Figure</w:t>
      </w:r>
      <w:commentRangeEnd w:id="492"/>
      <w:r w:rsidR="00436958">
        <w:rPr>
          <w:rStyle w:val="CommentReference"/>
        </w:rPr>
        <w:commentReference w:id="492"/>
      </w:r>
      <w:r w:rsidRPr="0008180A">
        <w:rPr>
          <w:rFonts w:ascii="Times New Roman" w:hAnsi="Times New Roman" w:cs="Times New Roman"/>
          <w:b/>
          <w:color w:val="000000"/>
        </w:rPr>
        <w:t xml:space="preserve"> </w:t>
      </w:r>
      <w:r w:rsidR="00271796" w:rsidRPr="0008180A">
        <w:rPr>
          <w:rFonts w:ascii="Times New Roman" w:hAnsi="Times New Roman" w:cs="Times New Roman"/>
          <w:b/>
          <w:color w:val="000000"/>
        </w:rPr>
        <w:t>1</w:t>
      </w:r>
      <w:r w:rsidRPr="0008180A">
        <w:rPr>
          <w:rFonts w:ascii="Times New Roman" w:hAnsi="Times New Roman" w:cs="Times New Roman"/>
          <w:b/>
          <w:color w:val="000000"/>
        </w:rPr>
        <w:t>.</w:t>
      </w:r>
      <w:r w:rsidRPr="00A261E1">
        <w:rPr>
          <w:rFonts w:ascii="Times New Roman" w:hAnsi="Times New Roman" w:cs="Times New Roman"/>
          <w:b/>
          <w:color w:val="000000"/>
        </w:rPr>
        <w:t xml:space="preserve"> </w:t>
      </w:r>
      <w:r w:rsidRPr="00A261E1">
        <w:rPr>
          <w:rFonts w:ascii="Times New Roman" w:hAnsi="Times New Roman" w:cs="Times New Roman"/>
          <w:color w:val="000000"/>
        </w:rPr>
        <w:t xml:space="preserve">Geographic distribution of the cline in linalool production across </w:t>
      </w:r>
      <w:r w:rsidRPr="00A261E1">
        <w:rPr>
          <w:rFonts w:ascii="Times New Roman" w:hAnsi="Times New Roman" w:cs="Times New Roman"/>
          <w:i/>
          <w:color w:val="000000"/>
        </w:rPr>
        <w:t xml:space="preserve">O. </w:t>
      </w:r>
      <w:proofErr w:type="spellStart"/>
      <w:r w:rsidRPr="00A261E1">
        <w:rPr>
          <w:rFonts w:ascii="Times New Roman" w:hAnsi="Times New Roman" w:cs="Times New Roman"/>
          <w:i/>
          <w:color w:val="000000"/>
        </w:rPr>
        <w:t>harringtonii</w:t>
      </w:r>
      <w:proofErr w:type="spellEnd"/>
      <w:r w:rsidRPr="00A261E1">
        <w:rPr>
          <w:rFonts w:ascii="Times New Roman" w:hAnsi="Times New Roman" w:cs="Times New Roman"/>
          <w:color w:val="000000"/>
        </w:rPr>
        <w:t xml:space="preserve"> populations. Pie chart</w:t>
      </w:r>
      <w:r w:rsidRPr="00A261E1">
        <w:rPr>
          <w:rFonts w:ascii="Times New Roman" w:hAnsi="Times New Roman" w:cs="Times New Roman"/>
          <w:color w:val="000000"/>
        </w:rPr>
        <w:softHyphen/>
      </w:r>
      <w:r w:rsidRPr="00A261E1">
        <w:rPr>
          <w:rFonts w:ascii="Times New Roman" w:hAnsi="Times New Roman" w:cs="Times New Roman"/>
          <w:color w:val="000000"/>
        </w:rPr>
        <w:softHyphen/>
      </w:r>
      <w:r w:rsidRPr="00A261E1">
        <w:rPr>
          <w:rFonts w:ascii="Times New Roman" w:hAnsi="Times New Roman" w:cs="Times New Roman"/>
          <w:color w:val="000000"/>
        </w:rPr>
        <w:softHyphen/>
      </w:r>
      <w:r w:rsidRPr="00A261E1">
        <w:rPr>
          <w:rFonts w:ascii="Times New Roman" w:hAnsi="Times New Roman" w:cs="Times New Roman"/>
          <w:color w:val="000000"/>
        </w:rPr>
        <w:softHyphen/>
      </w:r>
      <w:r w:rsidRPr="00A261E1">
        <w:rPr>
          <w:rFonts w:ascii="Times New Roman" w:hAnsi="Times New Roman" w:cs="Times New Roman"/>
          <w:color w:val="000000"/>
        </w:rPr>
        <w:softHyphen/>
      </w:r>
      <w:r w:rsidRPr="00A261E1">
        <w:rPr>
          <w:rFonts w:ascii="Times New Roman" w:hAnsi="Times New Roman" w:cs="Times New Roman"/>
          <w:color w:val="000000"/>
        </w:rPr>
        <w:softHyphen/>
        <w:t xml:space="preserve">s depict the proportion of </w:t>
      </w:r>
      <w:del w:id="493" w:author="Krissa Skogen" w:date="2022-01-06T12:21:00Z">
        <w:r w:rsidRPr="00A261E1" w:rsidDel="00DC48CC">
          <w:rPr>
            <w:rFonts w:ascii="Times New Roman" w:hAnsi="Times New Roman" w:cs="Times New Roman"/>
            <w:color w:val="000000"/>
          </w:rPr>
          <w:delText xml:space="preserve">sampled </w:delText>
        </w:r>
      </w:del>
      <w:r w:rsidRPr="00A261E1">
        <w:rPr>
          <w:rFonts w:ascii="Times New Roman" w:hAnsi="Times New Roman" w:cs="Times New Roman"/>
          <w:color w:val="000000"/>
        </w:rPr>
        <w:t>individuals</w:t>
      </w:r>
      <w:ins w:id="494" w:author="Krissa Skogen" w:date="2022-01-06T12:21:00Z">
        <w:r w:rsidR="00DC48CC">
          <w:rPr>
            <w:rFonts w:ascii="Times New Roman" w:hAnsi="Times New Roman" w:cs="Times New Roman"/>
            <w:color w:val="000000"/>
          </w:rPr>
          <w:t xml:space="preserve"> sampled in the field</w:t>
        </w:r>
      </w:ins>
      <w:r w:rsidRPr="00A261E1">
        <w:rPr>
          <w:rFonts w:ascii="Times New Roman" w:hAnsi="Times New Roman" w:cs="Times New Roman"/>
          <w:color w:val="000000"/>
        </w:rPr>
        <w:t xml:space="preserve"> that emit linalool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black) and the proportion that do not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xml:space="preserve">-, white) (Table 1). </w:t>
      </w:r>
      <w:commentRangeStart w:id="495"/>
      <w:r w:rsidR="00AF1F3E">
        <w:rPr>
          <w:rFonts w:ascii="Times New Roman" w:hAnsi="Times New Roman" w:cs="Times New Roman"/>
          <w:color w:val="000000"/>
        </w:rPr>
        <w:t>The gray oval indicates the portion of the distribution where plants are polymorphic for linalool production</w:t>
      </w:r>
      <w:commentRangeEnd w:id="495"/>
      <w:r w:rsidR="00436958">
        <w:rPr>
          <w:rStyle w:val="CommentReference"/>
        </w:rPr>
        <w:commentReference w:id="495"/>
      </w:r>
      <w:r w:rsidR="00AF1F3E">
        <w:rPr>
          <w:rFonts w:ascii="Times New Roman" w:hAnsi="Times New Roman" w:cs="Times New Roman"/>
          <w:color w:val="000000"/>
        </w:rPr>
        <w:t xml:space="preserve">. </w:t>
      </w:r>
      <w:r w:rsidRPr="00A261E1">
        <w:rPr>
          <w:rFonts w:ascii="Times New Roman" w:hAnsi="Times New Roman" w:cs="Times New Roman"/>
          <w:color w:val="000000"/>
        </w:rPr>
        <w:t xml:space="preserve">Note that for the few linalool-emitting individuals in the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xml:space="preserve">- populations, emission rates are two orders of magnitude lower than those typical of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populations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xml:space="preserve">- populations have median linalool </w:t>
      </w:r>
      <w:r w:rsidRPr="00A261E1">
        <w:rPr>
          <w:rFonts w:ascii="Times New Roman" w:hAnsi="Times New Roman" w:cs="Times New Roman"/>
          <w:color w:val="000000"/>
        </w:rPr>
        <w:lastRenderedPageBreak/>
        <w:t xml:space="preserve">emission rates near 0, Table 1). </w:t>
      </w:r>
      <w:ins w:id="496" w:author="Krissa Skogen" w:date="2022-01-06T12:21:00Z">
        <w:r w:rsidR="00DC48CC">
          <w:rPr>
            <w:rFonts w:ascii="Times New Roman" w:hAnsi="Times New Roman" w:cs="Times New Roman"/>
            <w:color w:val="000000"/>
          </w:rPr>
          <w:t>Data for the BMR population were collected from greenhouse-grown</w:t>
        </w:r>
      </w:ins>
      <w:ins w:id="497" w:author="Krissa Skogen" w:date="2022-01-06T12:22:00Z">
        <w:r w:rsidR="00DC48CC">
          <w:rPr>
            <w:rFonts w:ascii="Times New Roman" w:hAnsi="Times New Roman" w:cs="Times New Roman"/>
            <w:color w:val="000000"/>
          </w:rPr>
          <w:t xml:space="preserve"> plants only; population information and data can be found in Tables 1 and S2.</w:t>
        </w:r>
      </w:ins>
      <w:r w:rsidR="00F368D5">
        <w:rPr>
          <w:rFonts w:ascii="Times New Roman" w:hAnsi="Times New Roman" w:cs="Times New Roman"/>
          <w:b/>
          <w:color w:val="000000"/>
        </w:rPr>
        <w:br w:type="page"/>
      </w:r>
    </w:p>
    <w:p w14:paraId="4AFB4126" w14:textId="2657627E" w:rsidR="00F368D5" w:rsidRPr="00A64F7F" w:rsidRDefault="001F368C" w:rsidP="000271D1">
      <w:pPr>
        <w:pStyle w:val="Normal1"/>
        <w:pBdr>
          <w:top w:val="nil"/>
          <w:left w:val="nil"/>
          <w:bottom w:val="nil"/>
          <w:right w:val="nil"/>
          <w:between w:val="nil"/>
        </w:pBdr>
        <w:spacing w:line="480" w:lineRule="auto"/>
        <w:rPr>
          <w:rFonts w:ascii="Arial" w:hAnsi="Arial" w:cs="Arial"/>
          <w:b/>
          <w:color w:val="000000"/>
        </w:rPr>
      </w:pPr>
      <w:r>
        <w:rPr>
          <w:rFonts w:ascii="Arial" w:hAnsi="Arial" w:cs="Arial"/>
          <w:b/>
          <w:noProof/>
          <w:color w:val="000000"/>
        </w:rPr>
        <w:lastRenderedPageBreak/>
        <w:drawing>
          <wp:inline distT="0" distB="0" distL="0" distR="0" wp14:anchorId="016A3FD0" wp14:editId="0A9F4FF7">
            <wp:extent cx="5041900" cy="436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041900" cy="4368800"/>
                    </a:xfrm>
                    <a:prstGeom prst="rect">
                      <a:avLst/>
                    </a:prstGeom>
                  </pic:spPr>
                </pic:pic>
              </a:graphicData>
            </a:graphic>
          </wp:inline>
        </w:drawing>
      </w:r>
    </w:p>
    <w:p w14:paraId="7013D8A3" w14:textId="23A0F847" w:rsidR="008D6F6A" w:rsidRPr="00532E87" w:rsidRDefault="00F368D5" w:rsidP="000271D1">
      <w:pPr>
        <w:pStyle w:val="Normal1"/>
        <w:pBdr>
          <w:top w:val="nil"/>
          <w:left w:val="nil"/>
          <w:bottom w:val="nil"/>
          <w:right w:val="nil"/>
          <w:between w:val="nil"/>
        </w:pBdr>
        <w:spacing w:line="480" w:lineRule="auto"/>
        <w:rPr>
          <w:sz w:val="24"/>
          <w:szCs w:val="24"/>
        </w:rPr>
      </w:pPr>
      <w:r w:rsidRPr="00187936">
        <w:rPr>
          <w:b/>
          <w:color w:val="000000"/>
          <w:sz w:val="24"/>
          <w:szCs w:val="24"/>
        </w:rPr>
        <w:t>Fig</w:t>
      </w:r>
      <w:r w:rsidR="00271796" w:rsidRPr="00187936">
        <w:rPr>
          <w:b/>
          <w:color w:val="000000"/>
          <w:sz w:val="24"/>
          <w:szCs w:val="24"/>
        </w:rPr>
        <w:t>ure</w:t>
      </w:r>
      <w:r w:rsidRPr="00187936">
        <w:rPr>
          <w:b/>
          <w:color w:val="000000"/>
          <w:sz w:val="24"/>
          <w:szCs w:val="24"/>
        </w:rPr>
        <w:t xml:space="preserve"> </w:t>
      </w:r>
      <w:r w:rsidR="00271796" w:rsidRPr="00187936">
        <w:rPr>
          <w:b/>
          <w:color w:val="000000"/>
          <w:sz w:val="24"/>
          <w:szCs w:val="24"/>
        </w:rPr>
        <w:t>2</w:t>
      </w:r>
      <w:r w:rsidRPr="00187936">
        <w:rPr>
          <w:b/>
          <w:color w:val="000000"/>
          <w:sz w:val="24"/>
          <w:szCs w:val="24"/>
        </w:rPr>
        <w:t>.</w:t>
      </w:r>
      <w:r w:rsidRPr="00187936">
        <w:rPr>
          <w:color w:val="000000"/>
          <w:sz w:val="24"/>
          <w:szCs w:val="24"/>
        </w:rPr>
        <w:t xml:space="preserve"> Ranking of the relative importance of each trait based on the Random Forest classification algorithm for differentiating populations using data collected </w:t>
      </w:r>
      <w:r w:rsidRPr="00187936">
        <w:rPr>
          <w:i/>
          <w:color w:val="000000"/>
          <w:sz w:val="24"/>
          <w:szCs w:val="24"/>
        </w:rPr>
        <w:t xml:space="preserve">in situ </w:t>
      </w:r>
      <w:r w:rsidRPr="00187936">
        <w:rPr>
          <w:color w:val="000000"/>
          <w:sz w:val="24"/>
          <w:szCs w:val="24"/>
        </w:rPr>
        <w:t>(</w:t>
      </w:r>
      <w:r w:rsidRPr="008D6F6A">
        <w:rPr>
          <w:color w:val="000000"/>
          <w:sz w:val="24"/>
          <w:szCs w:val="24"/>
        </w:rPr>
        <w:t xml:space="preserve">N = </w:t>
      </w:r>
      <w:r w:rsidR="008D6F6A" w:rsidRPr="008D6F6A">
        <w:rPr>
          <w:color w:val="000000"/>
          <w:sz w:val="24"/>
          <w:szCs w:val="24"/>
        </w:rPr>
        <w:t xml:space="preserve">650 </w:t>
      </w:r>
      <w:r w:rsidRPr="008D6F6A">
        <w:rPr>
          <w:color w:val="000000"/>
          <w:sz w:val="24"/>
          <w:szCs w:val="24"/>
        </w:rPr>
        <w:t>plants). Gray circles represent morphological traits and black circles represent floral volatile traits. The importance (me</w:t>
      </w:r>
      <w:r w:rsidRPr="00187936">
        <w:rPr>
          <w:color w:val="000000"/>
          <w:sz w:val="24"/>
          <w:szCs w:val="24"/>
        </w:rPr>
        <w:t>an decrease in Gini coefficient) indicates the extent to which populations are not correctly differentiated if the trait is not included in the model. Thus, the higher the mean decrease in Gini, the more important the trait is for distinguishing populations.</w:t>
      </w:r>
      <w:r w:rsidRPr="00187936">
        <w:rPr>
          <w:sz w:val="24"/>
          <w:szCs w:val="24"/>
        </w:rPr>
        <w:tab/>
      </w:r>
      <w:r w:rsidR="008D6F6A">
        <w:rPr>
          <w:b/>
          <w:noProof/>
          <w:color w:val="000000"/>
        </w:rPr>
        <w:br w:type="page"/>
      </w:r>
    </w:p>
    <w:p w14:paraId="2AD64366" w14:textId="2DA70C76" w:rsidR="008D6F6A" w:rsidRDefault="006E0390" w:rsidP="000271D1">
      <w:pPr>
        <w:spacing w:line="480" w:lineRule="auto"/>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7C95D57E" wp14:editId="02D029DF">
            <wp:extent cx="2819400" cy="751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2820181" cy="7520483"/>
                    </a:xfrm>
                    <a:prstGeom prst="rect">
                      <a:avLst/>
                    </a:prstGeom>
                  </pic:spPr>
                </pic:pic>
              </a:graphicData>
            </a:graphic>
          </wp:inline>
        </w:drawing>
      </w:r>
    </w:p>
    <w:p w14:paraId="2A0EA206" w14:textId="38B3519C" w:rsidR="008D6F6A" w:rsidRPr="000271D1" w:rsidRDefault="008D6F6A" w:rsidP="000271D1">
      <w:pPr>
        <w:spacing w:line="480" w:lineRule="auto"/>
        <w:rPr>
          <w:rFonts w:ascii="Times New Roman" w:hAnsi="Times New Roman" w:cs="Times New Roman"/>
          <w:bCs/>
          <w:color w:val="000000"/>
        </w:rPr>
      </w:pPr>
      <w:commentRangeStart w:id="498"/>
      <w:commentRangeStart w:id="499"/>
      <w:r w:rsidRPr="00AB1527">
        <w:rPr>
          <w:rFonts w:ascii="Times New Roman" w:hAnsi="Times New Roman" w:cs="Times New Roman"/>
          <w:b/>
          <w:color w:val="000000"/>
        </w:rPr>
        <w:t>Figure 3</w:t>
      </w:r>
      <w:commentRangeEnd w:id="498"/>
      <w:r w:rsidR="00D16C0F">
        <w:rPr>
          <w:rStyle w:val="CommentReference"/>
        </w:rPr>
        <w:commentReference w:id="498"/>
      </w:r>
      <w:commentRangeEnd w:id="499"/>
      <w:r w:rsidR="00CB4C68">
        <w:rPr>
          <w:rStyle w:val="CommentReference"/>
        </w:rPr>
        <w:commentReference w:id="499"/>
      </w:r>
      <w:r w:rsidRPr="00AB1527">
        <w:rPr>
          <w:rFonts w:ascii="Times New Roman" w:hAnsi="Times New Roman" w:cs="Times New Roman"/>
          <w:b/>
          <w:color w:val="000000"/>
        </w:rPr>
        <w:t>.</w:t>
      </w:r>
      <w:r w:rsidR="0034047F" w:rsidRPr="00AB1527">
        <w:rPr>
          <w:rFonts w:ascii="Times New Roman" w:hAnsi="Times New Roman" w:cs="Times New Roman"/>
          <w:bCs/>
          <w:color w:val="000000"/>
        </w:rPr>
        <w:t xml:space="preserve"> Floral scent data. </w:t>
      </w:r>
      <w:commentRangeStart w:id="500"/>
      <w:commentRangeStart w:id="501"/>
      <w:r w:rsidR="0034047F" w:rsidRPr="00AB1527">
        <w:rPr>
          <w:rFonts w:ascii="Times New Roman" w:hAnsi="Times New Roman" w:cs="Times New Roman"/>
          <w:bCs/>
          <w:color w:val="000000"/>
        </w:rPr>
        <w:t xml:space="preserve">(A) </w:t>
      </w:r>
      <w:commentRangeEnd w:id="500"/>
      <w:r w:rsidR="00436958">
        <w:rPr>
          <w:rStyle w:val="CommentReference"/>
        </w:rPr>
        <w:commentReference w:id="500"/>
      </w:r>
      <w:commentRangeEnd w:id="501"/>
      <w:r w:rsidR="00CB4C68">
        <w:rPr>
          <w:rStyle w:val="CommentReference"/>
        </w:rPr>
        <w:commentReference w:id="501"/>
      </w:r>
      <w:ins w:id="502" w:author="Jogesh, Tania (ADM)" w:date="2022-01-07T16:36:00Z">
        <w:r w:rsidR="005027E4">
          <w:rPr>
            <w:rFonts w:ascii="Times New Roman" w:hAnsi="Times New Roman" w:cs="Times New Roman"/>
            <w:bCs/>
            <w:color w:val="000000"/>
          </w:rPr>
          <w:t xml:space="preserve">Boxplot of </w:t>
        </w:r>
      </w:ins>
      <w:r w:rsidR="0034047F" w:rsidRPr="00AB1527">
        <w:rPr>
          <w:rFonts w:ascii="Times New Roman" w:hAnsi="Times New Roman" w:cs="Times New Roman"/>
          <w:bCs/>
          <w:color w:val="000000"/>
        </w:rPr>
        <w:t>Total emission rates</w:t>
      </w:r>
      <w:r w:rsidR="0034047F" w:rsidRPr="00AB1527">
        <w:rPr>
          <w:rFonts w:ascii="Times New Roman" w:hAnsi="Times New Roman" w:cs="Times New Roman"/>
          <w:color w:val="000000"/>
        </w:rPr>
        <w:t xml:space="preserve"> </w:t>
      </w:r>
      <w:r w:rsidR="008652DF">
        <w:rPr>
          <w:rFonts w:ascii="Times New Roman" w:hAnsi="Times New Roman" w:cs="Times New Roman"/>
          <w:color w:val="000000"/>
        </w:rPr>
        <w:t>(</w:t>
      </w:r>
      <w:commentRangeStart w:id="503"/>
      <w:commentRangeStart w:id="504"/>
      <w:r w:rsidR="008652DF" w:rsidRPr="00A261E1">
        <w:rPr>
          <w:rFonts w:ascii="Times New Roman" w:hAnsi="Times New Roman" w:cs="Times New Roman"/>
        </w:rPr>
        <w:t>ng/flower/</w:t>
      </w:r>
      <w:proofErr w:type="spellStart"/>
      <w:r w:rsidR="008652DF" w:rsidRPr="00A261E1">
        <w:rPr>
          <w:rFonts w:ascii="Times New Roman" w:hAnsi="Times New Roman" w:cs="Times New Roman"/>
        </w:rPr>
        <w:t>hr</w:t>
      </w:r>
      <w:proofErr w:type="spellEnd"/>
      <w:r w:rsidR="008652DF">
        <w:rPr>
          <w:rFonts w:ascii="Times New Roman" w:hAnsi="Times New Roman" w:cs="Times New Roman"/>
        </w:rPr>
        <w:t xml:space="preserve"> </w:t>
      </w:r>
      <w:r w:rsidR="008652DF" w:rsidRPr="00A261E1">
        <w:rPr>
          <w:rFonts w:ascii="Times New Roman" w:hAnsi="Times New Roman" w:cs="Times New Roman"/>
          <w:color w:val="000000"/>
          <w:u w:val="single"/>
        </w:rPr>
        <w:t>+</w:t>
      </w:r>
      <w:r w:rsidR="008652DF" w:rsidRPr="00A261E1">
        <w:rPr>
          <w:rFonts w:ascii="Times New Roman" w:hAnsi="Times New Roman" w:cs="Times New Roman"/>
          <w:color w:val="000000"/>
        </w:rPr>
        <w:t xml:space="preserve"> SEM</w:t>
      </w:r>
      <w:r w:rsidR="008652DF">
        <w:rPr>
          <w:rFonts w:ascii="Times New Roman" w:hAnsi="Times New Roman" w:cs="Times New Roman"/>
        </w:rPr>
        <w:t xml:space="preserve">) </w:t>
      </w:r>
      <w:commentRangeEnd w:id="503"/>
      <w:r w:rsidR="00D16C0F">
        <w:rPr>
          <w:rStyle w:val="CommentReference"/>
        </w:rPr>
        <w:commentReference w:id="503"/>
      </w:r>
      <w:commentRangeEnd w:id="504"/>
      <w:r w:rsidR="00CB567E">
        <w:rPr>
          <w:rStyle w:val="CommentReference"/>
        </w:rPr>
        <w:commentReference w:id="504"/>
      </w:r>
      <w:r w:rsidR="0034047F" w:rsidRPr="00AB1527">
        <w:rPr>
          <w:rFonts w:ascii="Times New Roman" w:hAnsi="Times New Roman" w:cs="Times New Roman"/>
          <w:color w:val="000000"/>
        </w:rPr>
        <w:t>of volatile headspace from single flowers of </w:t>
      </w:r>
      <w:r w:rsidR="0034047F" w:rsidRPr="00AB1527">
        <w:rPr>
          <w:rFonts w:ascii="Times New Roman" w:hAnsi="Times New Roman" w:cs="Times New Roman"/>
          <w:i/>
          <w:iCs/>
          <w:color w:val="000000"/>
        </w:rPr>
        <w:t xml:space="preserve">Oenothera </w:t>
      </w:r>
      <w:proofErr w:type="spellStart"/>
      <w:r w:rsidR="0034047F" w:rsidRPr="00AB1527">
        <w:rPr>
          <w:rFonts w:ascii="Times New Roman" w:hAnsi="Times New Roman" w:cs="Times New Roman"/>
          <w:i/>
          <w:iCs/>
          <w:color w:val="000000"/>
        </w:rPr>
        <w:t>harringtonii</w:t>
      </w:r>
      <w:proofErr w:type="spellEnd"/>
      <w:r w:rsidR="0034047F" w:rsidRPr="00AB1527">
        <w:rPr>
          <w:rFonts w:ascii="Times New Roman" w:hAnsi="Times New Roman" w:cs="Times New Roman"/>
          <w:color w:val="000000"/>
        </w:rPr>
        <w:t xml:space="preserve"> </w:t>
      </w:r>
      <w:r w:rsidR="0034047F" w:rsidRPr="00AB1527">
        <w:rPr>
          <w:rFonts w:ascii="Times New Roman" w:hAnsi="Times New Roman" w:cs="Times New Roman"/>
          <w:bCs/>
          <w:color w:val="000000"/>
        </w:rPr>
        <w:t xml:space="preserve">collected in 19 populations across 4 </w:t>
      </w:r>
      <w:r w:rsidR="0034047F" w:rsidRPr="00AB1527">
        <w:rPr>
          <w:rFonts w:ascii="Times New Roman" w:hAnsi="Times New Roman" w:cs="Times New Roman"/>
          <w:bCs/>
          <w:color w:val="000000"/>
        </w:rPr>
        <w:lastRenderedPageBreak/>
        <w:t>years, (</w:t>
      </w:r>
      <w:commentRangeStart w:id="505"/>
      <w:commentRangeStart w:id="506"/>
      <w:r w:rsidR="0034047F" w:rsidRPr="00AB1527">
        <w:rPr>
          <w:rFonts w:ascii="Times New Roman" w:hAnsi="Times New Roman" w:cs="Times New Roman"/>
          <w:bCs/>
          <w:color w:val="000000"/>
        </w:rPr>
        <w:t>B</w:t>
      </w:r>
      <w:commentRangeEnd w:id="505"/>
      <w:r w:rsidR="00436958">
        <w:rPr>
          <w:rStyle w:val="CommentReference"/>
        </w:rPr>
        <w:commentReference w:id="505"/>
      </w:r>
      <w:commentRangeEnd w:id="506"/>
      <w:r w:rsidR="00CB567E">
        <w:rPr>
          <w:rStyle w:val="CommentReference"/>
        </w:rPr>
        <w:commentReference w:id="506"/>
      </w:r>
      <w:r w:rsidR="0034047F" w:rsidRPr="00AB1527">
        <w:rPr>
          <w:rFonts w:ascii="Times New Roman" w:hAnsi="Times New Roman" w:cs="Times New Roman"/>
          <w:bCs/>
          <w:color w:val="000000"/>
        </w:rPr>
        <w:t xml:space="preserve">) </w:t>
      </w:r>
      <w:commentRangeStart w:id="507"/>
      <w:commentRangeStart w:id="508"/>
      <w:commentRangeStart w:id="509"/>
      <w:proofErr w:type="gramStart"/>
      <w:r w:rsidR="0034047F" w:rsidRPr="00AB1527">
        <w:rPr>
          <w:rFonts w:ascii="Times New Roman" w:hAnsi="Times New Roman" w:cs="Times New Roman"/>
          <w:color w:val="000000"/>
        </w:rPr>
        <w:t>Non-metric</w:t>
      </w:r>
      <w:proofErr w:type="gramEnd"/>
      <w:r w:rsidR="0034047F" w:rsidRPr="00AB1527">
        <w:rPr>
          <w:rFonts w:ascii="Times New Roman" w:hAnsi="Times New Roman" w:cs="Times New Roman"/>
          <w:color w:val="000000"/>
        </w:rPr>
        <w:t xml:space="preserve"> multidimensional scaling plot (NMDS) of floral volatile composition</w:t>
      </w:r>
      <w:r w:rsidR="000F46B0">
        <w:rPr>
          <w:rFonts w:ascii="Times New Roman" w:hAnsi="Times New Roman" w:cs="Times New Roman"/>
          <w:color w:val="000000"/>
        </w:rPr>
        <w:t>.</w:t>
      </w:r>
      <w:ins w:id="510" w:author="Jogesh, Tania (ADM)" w:date="2022-01-07T16:33:00Z">
        <w:r w:rsidR="005027E4">
          <w:rPr>
            <w:rFonts w:ascii="Times New Roman" w:hAnsi="Times New Roman" w:cs="Times New Roman"/>
            <w:color w:val="000000"/>
          </w:rPr>
          <w:t xml:space="preserve"> Each point represents an individual flower from one plant. </w:t>
        </w:r>
      </w:ins>
      <w:r w:rsidR="00981AE4" w:rsidRPr="00AB1527">
        <w:rPr>
          <w:rFonts w:ascii="Times New Roman" w:hAnsi="Times New Roman" w:cs="Times New Roman"/>
          <w:color w:val="000000"/>
        </w:rPr>
        <w:t xml:space="preserve"> Floral volatile composition was significantly different between </w:t>
      </w:r>
      <w:proofErr w:type="spellStart"/>
      <w:r w:rsidR="00981AE4" w:rsidRPr="00AB1527">
        <w:rPr>
          <w:rFonts w:ascii="Times New Roman" w:hAnsi="Times New Roman" w:cs="Times New Roman"/>
          <w:color w:val="000000"/>
        </w:rPr>
        <w:t>lin</w:t>
      </w:r>
      <w:proofErr w:type="spellEnd"/>
      <w:r w:rsidR="00981AE4" w:rsidRPr="00AB1527">
        <w:rPr>
          <w:rFonts w:ascii="Times New Roman" w:hAnsi="Times New Roman" w:cs="Times New Roman"/>
          <w:color w:val="000000"/>
        </w:rPr>
        <w:t xml:space="preserve">+ and </w:t>
      </w:r>
      <w:proofErr w:type="spellStart"/>
      <w:r w:rsidR="00981AE4" w:rsidRPr="00AB1527">
        <w:rPr>
          <w:rFonts w:ascii="Times New Roman" w:hAnsi="Times New Roman" w:cs="Times New Roman"/>
          <w:color w:val="000000"/>
        </w:rPr>
        <w:t>lin</w:t>
      </w:r>
      <w:proofErr w:type="spellEnd"/>
      <w:r w:rsidR="00981AE4" w:rsidRPr="00AB1527">
        <w:rPr>
          <w:rFonts w:ascii="Times New Roman" w:hAnsi="Times New Roman" w:cs="Times New Roman"/>
          <w:color w:val="000000"/>
        </w:rPr>
        <w:t xml:space="preserve"> - populations (</w:t>
      </w:r>
      <w:proofErr w:type="spellStart"/>
      <w:r w:rsidR="00981AE4" w:rsidRPr="00AB1527">
        <w:rPr>
          <w:rFonts w:ascii="Times New Roman" w:hAnsi="Times New Roman" w:cs="Times New Roman"/>
          <w:color w:val="000000"/>
        </w:rPr>
        <w:t>N</w:t>
      </w:r>
      <w:r w:rsidR="00981AE4" w:rsidRPr="00AB1527">
        <w:rPr>
          <w:rFonts w:ascii="Times New Roman" w:hAnsi="Times New Roman" w:cs="Times New Roman"/>
          <w:color w:val="000000"/>
          <w:vertAlign w:val="subscript"/>
        </w:rPr>
        <w:t>lin</w:t>
      </w:r>
      <w:proofErr w:type="spellEnd"/>
      <w:r w:rsidR="00981AE4" w:rsidRPr="00AB1527">
        <w:rPr>
          <w:rFonts w:ascii="Times New Roman" w:hAnsi="Times New Roman" w:cs="Times New Roman"/>
          <w:color w:val="000000"/>
          <w:vertAlign w:val="subscript"/>
        </w:rPr>
        <w:t>+</w:t>
      </w:r>
      <w:r w:rsidR="000F46B0">
        <w:rPr>
          <w:rFonts w:ascii="Times New Roman" w:hAnsi="Times New Roman" w:cs="Times New Roman"/>
          <w:color w:val="000000"/>
          <w:vertAlign w:val="subscript"/>
        </w:rPr>
        <w:t xml:space="preserve"> </w:t>
      </w:r>
      <w:r w:rsidR="00981AE4" w:rsidRPr="00AB1527">
        <w:rPr>
          <w:rFonts w:ascii="Times New Roman" w:hAnsi="Times New Roman" w:cs="Times New Roman"/>
          <w:color w:val="000000"/>
        </w:rPr>
        <w:t xml:space="preserve">= 361, </w:t>
      </w:r>
      <w:proofErr w:type="spellStart"/>
      <w:r w:rsidR="00981AE4" w:rsidRPr="00AB1527">
        <w:rPr>
          <w:rFonts w:ascii="Times New Roman" w:hAnsi="Times New Roman" w:cs="Times New Roman"/>
          <w:color w:val="000000"/>
        </w:rPr>
        <w:t>N</w:t>
      </w:r>
      <w:r w:rsidR="00981AE4" w:rsidRPr="00AB1527">
        <w:rPr>
          <w:rFonts w:ascii="Times New Roman" w:hAnsi="Times New Roman" w:cs="Times New Roman"/>
          <w:color w:val="000000"/>
          <w:vertAlign w:val="subscript"/>
        </w:rPr>
        <w:t>lin</w:t>
      </w:r>
      <w:proofErr w:type="spellEnd"/>
      <w:r w:rsidR="00981AE4" w:rsidRPr="00AB1527">
        <w:rPr>
          <w:rFonts w:ascii="Times New Roman" w:hAnsi="Times New Roman" w:cs="Times New Roman"/>
          <w:color w:val="000000"/>
          <w:vertAlign w:val="subscript"/>
        </w:rPr>
        <w:t xml:space="preserve">- </w:t>
      </w:r>
      <w:r w:rsidR="00981AE4" w:rsidRPr="00AB1527">
        <w:rPr>
          <w:rFonts w:ascii="Times New Roman" w:hAnsi="Times New Roman" w:cs="Times New Roman"/>
          <w:color w:val="000000"/>
        </w:rPr>
        <w:t>= 289</w:t>
      </w:r>
      <w:ins w:id="511" w:author="Jogesh, Tania (ADM)" w:date="2022-01-07T16:05:00Z">
        <w:r w:rsidR="00424AAA">
          <w:rPr>
            <w:rFonts w:ascii="Times New Roman" w:hAnsi="Times New Roman" w:cs="Times New Roman"/>
            <w:color w:val="000000"/>
          </w:rPr>
          <w:t>, stress = 0.1</w:t>
        </w:r>
      </w:ins>
      <w:ins w:id="512" w:author="Jogesh, Tania (ADM)" w:date="2022-01-07T16:06:00Z">
        <w:r w:rsidR="00CB4C68">
          <w:rPr>
            <w:rFonts w:ascii="Times New Roman" w:hAnsi="Times New Roman" w:cs="Times New Roman"/>
            <w:color w:val="000000"/>
          </w:rPr>
          <w:t>4</w:t>
        </w:r>
      </w:ins>
      <w:ins w:id="513" w:author="Jogesh, Tania (ADM)" w:date="2022-01-07T16:05:00Z">
        <w:r w:rsidR="00424AAA">
          <w:rPr>
            <w:rFonts w:ascii="Times New Roman" w:hAnsi="Times New Roman" w:cs="Times New Roman"/>
            <w:color w:val="000000"/>
          </w:rPr>
          <w:t>, R</w:t>
        </w:r>
        <w:r w:rsidR="00424AAA" w:rsidRPr="00CB4C68">
          <w:rPr>
            <w:rFonts w:ascii="Times New Roman" w:hAnsi="Times New Roman" w:cs="Times New Roman"/>
            <w:color w:val="000000"/>
            <w:vertAlign w:val="superscript"/>
            <w:rPrChange w:id="514" w:author="Jogesh, Tania (ADM)" w:date="2022-01-07T16:05:00Z">
              <w:rPr>
                <w:rFonts w:ascii="Times New Roman" w:hAnsi="Times New Roman" w:cs="Times New Roman"/>
                <w:color w:val="000000"/>
              </w:rPr>
            </w:rPrChange>
          </w:rPr>
          <w:t>2</w:t>
        </w:r>
        <w:r w:rsidR="00CB4C68">
          <w:rPr>
            <w:rFonts w:ascii="Times New Roman" w:hAnsi="Times New Roman" w:cs="Times New Roman"/>
            <w:color w:val="000000"/>
          </w:rPr>
          <w:t xml:space="preserve"> stress=0.90</w:t>
        </w:r>
      </w:ins>
      <w:r w:rsidR="00981AE4" w:rsidRPr="00AB1527">
        <w:rPr>
          <w:rFonts w:ascii="Times New Roman" w:hAnsi="Times New Roman" w:cs="Times New Roman"/>
          <w:color w:val="000000"/>
        </w:rPr>
        <w:t xml:space="preserve">, ANOSIM </w:t>
      </w:r>
      <w:r w:rsidR="00981AE4" w:rsidRPr="000F46B0">
        <w:rPr>
          <w:rFonts w:ascii="Times New Roman" w:hAnsi="Times New Roman" w:cs="Times New Roman"/>
          <w:i/>
          <w:iCs/>
          <w:color w:val="000000"/>
        </w:rPr>
        <w:t>R</w:t>
      </w:r>
      <w:r w:rsidR="00981AE4" w:rsidRPr="00AB1527">
        <w:rPr>
          <w:rFonts w:ascii="Times New Roman" w:hAnsi="Times New Roman" w:cs="Times New Roman"/>
          <w:color w:val="000000"/>
        </w:rPr>
        <w:t xml:space="preserve"> = 0.45, </w:t>
      </w:r>
      <w:r w:rsidR="000F46B0">
        <w:rPr>
          <w:rFonts w:ascii="Times New Roman" w:hAnsi="Times New Roman" w:cs="Times New Roman"/>
          <w:i/>
          <w:iCs/>
        </w:rPr>
        <w:t>P</w:t>
      </w:r>
      <w:r w:rsidR="00981AE4" w:rsidRPr="00AB1527">
        <w:rPr>
          <w:rFonts w:ascii="Times New Roman" w:hAnsi="Times New Roman" w:cs="Times New Roman"/>
          <w:color w:val="000000"/>
        </w:rPr>
        <w:t xml:space="preserve"> = 0.001)</w:t>
      </w:r>
      <w:commentRangeEnd w:id="507"/>
      <w:r w:rsidR="00D16C0F">
        <w:rPr>
          <w:rStyle w:val="CommentReference"/>
        </w:rPr>
        <w:commentReference w:id="507"/>
      </w:r>
      <w:commentRangeEnd w:id="508"/>
      <w:r w:rsidR="009E76F2">
        <w:rPr>
          <w:rStyle w:val="CommentReference"/>
        </w:rPr>
        <w:commentReference w:id="508"/>
      </w:r>
      <w:commentRangeEnd w:id="509"/>
      <w:r w:rsidR="00BE66A7">
        <w:rPr>
          <w:rStyle w:val="CommentReference"/>
        </w:rPr>
        <w:commentReference w:id="509"/>
      </w:r>
      <w:r w:rsidR="000F46B0">
        <w:rPr>
          <w:rFonts w:ascii="Times New Roman" w:hAnsi="Times New Roman" w:cs="Times New Roman"/>
          <w:color w:val="000000"/>
        </w:rPr>
        <w:t>;</w:t>
      </w:r>
      <w:r w:rsidR="0034047F" w:rsidRPr="00AB1527">
        <w:rPr>
          <w:rFonts w:ascii="Times New Roman" w:hAnsi="Times New Roman" w:cs="Times New Roman"/>
          <w:color w:val="000000"/>
        </w:rPr>
        <w:t xml:space="preserve"> (</w:t>
      </w:r>
      <w:commentRangeStart w:id="515"/>
      <w:commentRangeStart w:id="516"/>
      <w:r w:rsidR="0034047F" w:rsidRPr="00AB1527">
        <w:rPr>
          <w:rFonts w:ascii="Times New Roman" w:hAnsi="Times New Roman" w:cs="Times New Roman"/>
          <w:color w:val="000000"/>
        </w:rPr>
        <w:t>C</w:t>
      </w:r>
      <w:commentRangeEnd w:id="515"/>
      <w:r w:rsidR="00436958">
        <w:rPr>
          <w:rStyle w:val="CommentReference"/>
        </w:rPr>
        <w:commentReference w:id="515"/>
      </w:r>
      <w:commentRangeEnd w:id="516"/>
      <w:r w:rsidR="00BE66A7">
        <w:rPr>
          <w:rStyle w:val="CommentReference"/>
        </w:rPr>
        <w:commentReference w:id="516"/>
      </w:r>
      <w:r w:rsidR="0034047F" w:rsidRPr="00AB1527">
        <w:rPr>
          <w:rFonts w:ascii="Times New Roman" w:hAnsi="Times New Roman" w:cs="Times New Roman"/>
          <w:color w:val="000000"/>
        </w:rPr>
        <w:t>) NMDS floral volatile composition of populations sampled in more than one yea</w:t>
      </w:r>
      <w:r w:rsidR="000F46B0">
        <w:rPr>
          <w:rFonts w:ascii="Times New Roman" w:hAnsi="Times New Roman" w:cs="Times New Roman"/>
          <w:color w:val="000000"/>
        </w:rPr>
        <w:t>r</w:t>
      </w:r>
      <w:r w:rsidR="0034047F" w:rsidRPr="00AB1527">
        <w:rPr>
          <w:rFonts w:ascii="Times New Roman" w:hAnsi="Times New Roman" w:cs="Times New Roman"/>
          <w:color w:val="000000"/>
        </w:rPr>
        <w:t>.</w:t>
      </w:r>
      <w:r w:rsidR="00EF3473" w:rsidRPr="00AB1527">
        <w:rPr>
          <w:rFonts w:ascii="Times New Roman" w:hAnsi="Times New Roman" w:cs="Times New Roman"/>
          <w:color w:val="000000"/>
        </w:rPr>
        <w:t xml:space="preserve"> Floral volatile composition was significantly different between </w:t>
      </w:r>
      <w:commentRangeStart w:id="517"/>
      <w:commentRangeStart w:id="518"/>
      <w:r w:rsidR="00EF3473" w:rsidRPr="00AB1527">
        <w:rPr>
          <w:rFonts w:ascii="Times New Roman" w:hAnsi="Times New Roman" w:cs="Times New Roman"/>
          <w:color w:val="000000"/>
        </w:rPr>
        <w:t xml:space="preserve">years in </w:t>
      </w:r>
      <w:commentRangeEnd w:id="517"/>
      <w:r w:rsidR="00D16C0F">
        <w:rPr>
          <w:rStyle w:val="CommentReference"/>
        </w:rPr>
        <w:commentReference w:id="517"/>
      </w:r>
      <w:commentRangeEnd w:id="518"/>
      <w:r w:rsidR="00ED4AFC">
        <w:rPr>
          <w:rStyle w:val="CommentReference"/>
        </w:rPr>
        <w:commentReference w:id="518"/>
      </w:r>
      <w:r w:rsidR="00EF3473">
        <w:rPr>
          <w:rFonts w:ascii="Times New Roman" w:hAnsi="Times New Roman" w:cs="Times New Roman"/>
          <w:color w:val="000000"/>
        </w:rPr>
        <w:t xml:space="preserve">CC and DC but not in PW and TRIN (CC </w:t>
      </w:r>
      <w:r w:rsidR="00EF3473" w:rsidRPr="00102C54">
        <w:rPr>
          <w:rFonts w:ascii="Times New Roman" w:hAnsi="Times New Roman" w:cs="Times New Roman"/>
          <w:color w:val="000000"/>
        </w:rPr>
        <w:t xml:space="preserve">ANOSIM </w:t>
      </w:r>
      <w:r w:rsidR="000F46B0" w:rsidRPr="000F46B0">
        <w:rPr>
          <w:rFonts w:ascii="Times New Roman" w:hAnsi="Times New Roman" w:cs="Times New Roman"/>
          <w:i/>
          <w:iCs/>
          <w:color w:val="000000"/>
        </w:rPr>
        <w:t>R</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13</w:t>
      </w:r>
      <w:r w:rsidR="00EF3473" w:rsidRPr="00102C54">
        <w:rPr>
          <w:rFonts w:ascii="Times New Roman" w:hAnsi="Times New Roman" w:cs="Times New Roman"/>
          <w:color w:val="000000"/>
        </w:rPr>
        <w:t>, </w:t>
      </w:r>
      <w:r w:rsidR="000F46B0">
        <w:rPr>
          <w:rFonts w:ascii="Times New Roman" w:hAnsi="Times New Roman" w:cs="Times New Roman"/>
          <w:i/>
          <w:iCs/>
        </w:rPr>
        <w:t>P</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 xml:space="preserve">001, PW </w:t>
      </w:r>
      <w:r w:rsidR="00EF3473" w:rsidRPr="00102C54">
        <w:rPr>
          <w:rFonts w:ascii="Times New Roman" w:hAnsi="Times New Roman" w:cs="Times New Roman"/>
          <w:color w:val="000000"/>
        </w:rPr>
        <w:t xml:space="preserve">ANOSIM </w:t>
      </w:r>
      <w:r w:rsidR="000F46B0" w:rsidRPr="000F46B0">
        <w:rPr>
          <w:rFonts w:ascii="Times New Roman" w:hAnsi="Times New Roman" w:cs="Times New Roman"/>
          <w:i/>
          <w:iCs/>
          <w:color w:val="000000"/>
        </w:rPr>
        <w:t>R</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01</w:t>
      </w:r>
      <w:r w:rsidR="00EF3473" w:rsidRPr="00102C54">
        <w:rPr>
          <w:rFonts w:ascii="Times New Roman" w:hAnsi="Times New Roman" w:cs="Times New Roman"/>
          <w:color w:val="000000"/>
        </w:rPr>
        <w:t>, </w:t>
      </w:r>
      <w:r w:rsidR="000F46B0">
        <w:rPr>
          <w:rFonts w:ascii="Times New Roman" w:hAnsi="Times New Roman" w:cs="Times New Roman"/>
          <w:i/>
          <w:iCs/>
        </w:rPr>
        <w:t>P</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 xml:space="preserve">35, TRIN </w:t>
      </w:r>
      <w:r w:rsidR="00EF3473" w:rsidRPr="00102C54">
        <w:rPr>
          <w:rFonts w:ascii="Times New Roman" w:hAnsi="Times New Roman" w:cs="Times New Roman"/>
          <w:color w:val="000000"/>
        </w:rPr>
        <w:t xml:space="preserve">ANOSIM </w:t>
      </w:r>
      <w:r w:rsidR="00EF3473" w:rsidRPr="000F46B0">
        <w:rPr>
          <w:rFonts w:ascii="Times New Roman" w:hAnsi="Times New Roman" w:cs="Times New Roman"/>
          <w:i/>
          <w:iCs/>
          <w:color w:val="000000"/>
        </w:rPr>
        <w:t>R</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14</w:t>
      </w:r>
      <w:r w:rsidR="00EF3473" w:rsidRPr="00102C54">
        <w:rPr>
          <w:rFonts w:ascii="Times New Roman" w:hAnsi="Times New Roman" w:cs="Times New Roman"/>
          <w:color w:val="000000"/>
        </w:rPr>
        <w:t>, </w:t>
      </w:r>
      <w:r w:rsidR="000F46B0">
        <w:rPr>
          <w:rFonts w:ascii="Times New Roman" w:hAnsi="Times New Roman" w:cs="Times New Roman"/>
          <w:i/>
          <w:iCs/>
        </w:rPr>
        <w:t>P</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 xml:space="preserve">03, DC </w:t>
      </w:r>
      <w:r w:rsidR="00EF3473" w:rsidRPr="00102C54">
        <w:rPr>
          <w:rFonts w:ascii="Times New Roman" w:hAnsi="Times New Roman" w:cs="Times New Roman"/>
          <w:color w:val="000000"/>
        </w:rPr>
        <w:t xml:space="preserve">ANOSIM </w:t>
      </w:r>
      <w:r w:rsidR="00EF3473" w:rsidRPr="000F46B0">
        <w:rPr>
          <w:rFonts w:ascii="Times New Roman" w:hAnsi="Times New Roman" w:cs="Times New Roman"/>
          <w:i/>
          <w:iCs/>
          <w:color w:val="000000"/>
        </w:rPr>
        <w:t>R</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17</w:t>
      </w:r>
      <w:r w:rsidR="00EF3473" w:rsidRPr="00102C54">
        <w:rPr>
          <w:rFonts w:ascii="Times New Roman" w:hAnsi="Times New Roman" w:cs="Times New Roman"/>
          <w:color w:val="000000"/>
        </w:rPr>
        <w:t>, </w:t>
      </w:r>
      <w:r w:rsidR="000F46B0">
        <w:rPr>
          <w:rFonts w:ascii="Times New Roman" w:hAnsi="Times New Roman" w:cs="Times New Roman"/>
          <w:i/>
          <w:iCs/>
        </w:rPr>
        <w:t>P</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001)</w:t>
      </w:r>
      <w:r w:rsidR="001E4069">
        <w:rPr>
          <w:rFonts w:ascii="Times New Roman" w:hAnsi="Times New Roman" w:cs="Times New Roman"/>
          <w:color w:val="000000"/>
        </w:rPr>
        <w:t>.</w:t>
      </w:r>
      <w:r>
        <w:rPr>
          <w:rFonts w:ascii="Times New Roman" w:hAnsi="Times New Roman" w:cs="Times New Roman"/>
          <w:b/>
          <w:color w:val="000000"/>
        </w:rPr>
        <w:br w:type="page"/>
      </w:r>
    </w:p>
    <w:p w14:paraId="618E14D0" w14:textId="29B74D1C" w:rsidR="008D6F6A" w:rsidRDefault="008001B3" w:rsidP="000271D1">
      <w:pPr>
        <w:spacing w:line="480" w:lineRule="auto"/>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7815F280" wp14:editId="471E884F">
            <wp:extent cx="3238500" cy="671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3238500" cy="6718300"/>
                    </a:xfrm>
                    <a:prstGeom prst="rect">
                      <a:avLst/>
                    </a:prstGeom>
                  </pic:spPr>
                </pic:pic>
              </a:graphicData>
            </a:graphic>
          </wp:inline>
        </w:drawing>
      </w:r>
    </w:p>
    <w:p w14:paraId="221EA116" w14:textId="3D5D2D7D" w:rsidR="008001B3" w:rsidRPr="008001B3" w:rsidRDefault="00AE6617" w:rsidP="000271D1">
      <w:pPr>
        <w:spacing w:line="480" w:lineRule="auto"/>
        <w:rPr>
          <w:rFonts w:ascii="Times New Roman" w:hAnsi="Times New Roman" w:cs="Times New Roman"/>
          <w:color w:val="000000"/>
        </w:rPr>
        <w:sectPr w:rsidR="008001B3" w:rsidRPr="008001B3" w:rsidSect="00AA03A5">
          <w:footerReference w:type="even" r:id="rId17"/>
          <w:footerReference w:type="default" r:id="rId18"/>
          <w:pgSz w:w="12240" w:h="15840"/>
          <w:pgMar w:top="1440" w:right="1440" w:bottom="1440" w:left="1440" w:header="720" w:footer="720" w:gutter="0"/>
          <w:lnNumType w:countBy="1" w:restart="continuous"/>
          <w:pgNumType w:start="1"/>
          <w:cols w:space="720"/>
          <w:docGrid w:linePitch="360"/>
        </w:sectPr>
      </w:pPr>
      <w:r w:rsidRPr="006E0390">
        <w:rPr>
          <w:rFonts w:ascii="Times New Roman" w:hAnsi="Times New Roman" w:cs="Times New Roman"/>
          <w:bCs/>
          <w:color w:val="000000"/>
        </w:rPr>
        <w:t>Fig</w:t>
      </w:r>
      <w:r w:rsidR="00271796" w:rsidRPr="006E0390">
        <w:rPr>
          <w:rFonts w:ascii="Times New Roman" w:hAnsi="Times New Roman" w:cs="Times New Roman"/>
          <w:bCs/>
          <w:color w:val="000000"/>
        </w:rPr>
        <w:t>ure</w:t>
      </w:r>
      <w:r w:rsidRPr="006E0390">
        <w:rPr>
          <w:rFonts w:ascii="Times New Roman" w:hAnsi="Times New Roman" w:cs="Times New Roman"/>
          <w:bCs/>
          <w:color w:val="000000"/>
        </w:rPr>
        <w:t xml:space="preserve"> </w:t>
      </w:r>
      <w:r w:rsidR="008D6F6A" w:rsidRPr="006E0390">
        <w:rPr>
          <w:rFonts w:ascii="Times New Roman" w:hAnsi="Times New Roman" w:cs="Times New Roman"/>
          <w:bCs/>
          <w:color w:val="000000"/>
        </w:rPr>
        <w:t>4</w:t>
      </w:r>
      <w:r w:rsidRPr="006E0390">
        <w:rPr>
          <w:rFonts w:ascii="Times New Roman" w:hAnsi="Times New Roman" w:cs="Times New Roman"/>
          <w:bCs/>
          <w:color w:val="000000"/>
        </w:rPr>
        <w:t>.</w:t>
      </w:r>
      <w:r w:rsidRPr="00A261E1">
        <w:rPr>
          <w:rFonts w:ascii="Times New Roman" w:hAnsi="Times New Roman" w:cs="Times New Roman"/>
          <w:b/>
          <w:color w:val="000000"/>
        </w:rPr>
        <w:t xml:space="preserve"> </w:t>
      </w:r>
      <w:r w:rsidRPr="00A261E1">
        <w:rPr>
          <w:rFonts w:ascii="Times New Roman" w:hAnsi="Times New Roman" w:cs="Times New Roman"/>
          <w:color w:val="000000"/>
        </w:rPr>
        <w:t xml:space="preserve">(A) </w:t>
      </w:r>
      <w:r w:rsidR="006E0390">
        <w:rPr>
          <w:rFonts w:ascii="Times New Roman" w:hAnsi="Times New Roman" w:cs="Times New Roman"/>
          <w:color w:val="000000"/>
        </w:rPr>
        <w:t xml:space="preserve">Total emission rates ng/flower/hour </w:t>
      </w:r>
      <w:r w:rsidR="006E0390" w:rsidRPr="00A261E1">
        <w:rPr>
          <w:rFonts w:ascii="Times New Roman" w:hAnsi="Times New Roman" w:cs="Times New Roman"/>
          <w:color w:val="000000"/>
          <w:u w:val="single"/>
        </w:rPr>
        <w:t>+</w:t>
      </w:r>
      <w:r w:rsidR="006E0390" w:rsidRPr="00A261E1">
        <w:rPr>
          <w:rFonts w:ascii="Times New Roman" w:hAnsi="Times New Roman" w:cs="Times New Roman"/>
          <w:color w:val="000000"/>
        </w:rPr>
        <w:t xml:space="preserve"> SEM</w:t>
      </w:r>
      <w:r w:rsidR="006E0390">
        <w:rPr>
          <w:rFonts w:ascii="Times New Roman" w:hAnsi="Times New Roman" w:cs="Times New Roman"/>
          <w:color w:val="000000"/>
        </w:rPr>
        <w:t xml:space="preserve"> between field-collected and greenhouse-grown plants </w:t>
      </w:r>
      <w:r w:rsidR="006E0390" w:rsidRPr="00A261E1">
        <w:rPr>
          <w:rFonts w:ascii="Times New Roman" w:hAnsi="Times New Roman" w:cs="Times New Roman"/>
        </w:rPr>
        <w:t xml:space="preserve">from </w:t>
      </w:r>
      <w:r w:rsidR="006E0390">
        <w:rPr>
          <w:rFonts w:ascii="Times New Roman" w:hAnsi="Times New Roman" w:cs="Times New Roman"/>
        </w:rPr>
        <w:t>four</w:t>
      </w:r>
      <w:r w:rsidR="006E0390" w:rsidRPr="00A261E1">
        <w:rPr>
          <w:rFonts w:ascii="Times New Roman" w:hAnsi="Times New Roman" w:cs="Times New Roman"/>
        </w:rPr>
        <w:t xml:space="preserve"> </w:t>
      </w:r>
      <w:proofErr w:type="spellStart"/>
      <w:r w:rsidR="006E0390" w:rsidRPr="00A261E1">
        <w:rPr>
          <w:rFonts w:ascii="Times New Roman" w:hAnsi="Times New Roman" w:cs="Times New Roman"/>
        </w:rPr>
        <w:t>lin</w:t>
      </w:r>
      <w:proofErr w:type="spellEnd"/>
      <w:r w:rsidR="006E0390" w:rsidRPr="00A261E1">
        <w:rPr>
          <w:rFonts w:ascii="Times New Roman" w:hAnsi="Times New Roman" w:cs="Times New Roman"/>
        </w:rPr>
        <w:t>+ (</w:t>
      </w:r>
      <w:r w:rsidR="006E0390" w:rsidRPr="00B924D5">
        <w:rPr>
          <w:rFonts w:ascii="Times New Roman" w:hAnsi="Times New Roman" w:cs="Times New Roman"/>
          <w:color w:val="000000"/>
        </w:rPr>
        <w:t>FLO, BAC, PW, BMR</w:t>
      </w:r>
      <w:r w:rsidR="006E0390">
        <w:rPr>
          <w:rFonts w:ascii="Times New Roman" w:hAnsi="Times New Roman" w:cs="Times New Roman"/>
          <w:color w:val="000000"/>
        </w:rPr>
        <w:t>)</w:t>
      </w:r>
      <w:r w:rsidR="006E0390" w:rsidRPr="00A261E1">
        <w:rPr>
          <w:rFonts w:ascii="Times New Roman" w:hAnsi="Times New Roman" w:cs="Times New Roman"/>
        </w:rPr>
        <w:t xml:space="preserve"> and </w:t>
      </w:r>
      <w:r w:rsidR="006E0390">
        <w:rPr>
          <w:rFonts w:ascii="Times New Roman" w:hAnsi="Times New Roman" w:cs="Times New Roman"/>
        </w:rPr>
        <w:t>two</w:t>
      </w:r>
      <w:r w:rsidR="006E0390" w:rsidRPr="00A261E1">
        <w:rPr>
          <w:rFonts w:ascii="Times New Roman" w:hAnsi="Times New Roman" w:cs="Times New Roman"/>
        </w:rPr>
        <w:t xml:space="preserve"> </w:t>
      </w:r>
      <w:proofErr w:type="spellStart"/>
      <w:r w:rsidR="006E0390" w:rsidRPr="00A261E1">
        <w:rPr>
          <w:rFonts w:ascii="Times New Roman" w:hAnsi="Times New Roman" w:cs="Times New Roman"/>
        </w:rPr>
        <w:t>lin</w:t>
      </w:r>
      <w:proofErr w:type="spellEnd"/>
      <w:r w:rsidR="006E0390" w:rsidRPr="00A261E1">
        <w:rPr>
          <w:rFonts w:ascii="Times New Roman" w:hAnsi="Times New Roman" w:cs="Times New Roman"/>
        </w:rPr>
        <w:t>- population</w:t>
      </w:r>
      <w:r w:rsidR="006E0390">
        <w:rPr>
          <w:rFonts w:ascii="Times New Roman" w:hAnsi="Times New Roman" w:cs="Times New Roman"/>
        </w:rPr>
        <w:t>s</w:t>
      </w:r>
      <w:r w:rsidR="006E0390" w:rsidRPr="00A261E1">
        <w:rPr>
          <w:rFonts w:ascii="Times New Roman" w:hAnsi="Times New Roman" w:cs="Times New Roman"/>
        </w:rPr>
        <w:t xml:space="preserve"> (DC</w:t>
      </w:r>
      <w:r w:rsidR="006E0390">
        <w:rPr>
          <w:rFonts w:ascii="Times New Roman" w:hAnsi="Times New Roman" w:cs="Times New Roman"/>
        </w:rPr>
        <w:t xml:space="preserve"> </w:t>
      </w:r>
      <w:r w:rsidR="006E0390" w:rsidRPr="00B924D5">
        <w:rPr>
          <w:rFonts w:ascii="Times New Roman" w:hAnsi="Times New Roman" w:cs="Times New Roman"/>
          <w:color w:val="000000"/>
        </w:rPr>
        <w:t>and Bloom</w:t>
      </w:r>
      <w:r w:rsidR="006E0390" w:rsidRPr="00A261E1">
        <w:rPr>
          <w:rFonts w:ascii="Times New Roman" w:hAnsi="Times New Roman" w:cs="Times New Roman"/>
        </w:rPr>
        <w:t xml:space="preserve">), </w:t>
      </w:r>
      <w:commentRangeStart w:id="519"/>
      <w:commentRangeStart w:id="520"/>
      <w:r w:rsidR="006E0390" w:rsidRPr="00A261E1">
        <w:rPr>
          <w:rFonts w:ascii="Times New Roman" w:hAnsi="Times New Roman" w:cs="Times New Roman"/>
        </w:rPr>
        <w:t xml:space="preserve">which </w:t>
      </w:r>
      <w:r w:rsidR="006E0390" w:rsidRPr="00E106EB">
        <w:rPr>
          <w:rFonts w:ascii="Times New Roman" w:hAnsi="Times New Roman" w:cs="Times New Roman"/>
        </w:rPr>
        <w:t xml:space="preserve">nevertheless contained some plants producing low-levels of linalool (mean emission rates for DC were 100-fold (field) or 10-fold (greenhouse) lower, respectively than </w:t>
      </w:r>
      <w:r w:rsidR="006E0390" w:rsidRPr="00E106EB">
        <w:rPr>
          <w:rFonts w:ascii="Times New Roman" w:hAnsi="Times New Roman" w:cs="Times New Roman"/>
        </w:rPr>
        <w:lastRenderedPageBreak/>
        <w:t>those of plants from FLO</w:t>
      </w:r>
      <w:commentRangeEnd w:id="519"/>
      <w:r w:rsidR="00436958">
        <w:rPr>
          <w:rStyle w:val="CommentReference"/>
        </w:rPr>
        <w:commentReference w:id="519"/>
      </w:r>
      <w:commentRangeEnd w:id="520"/>
      <w:r w:rsidR="003B2CE5">
        <w:rPr>
          <w:rStyle w:val="CommentReference"/>
        </w:rPr>
        <w:commentReference w:id="520"/>
      </w:r>
      <w:r w:rsidR="006E0390" w:rsidRPr="00E106EB">
        <w:rPr>
          <w:rFonts w:ascii="Times New Roman" w:hAnsi="Times New Roman" w:cs="Times New Roman"/>
        </w:rPr>
        <w:t>)</w:t>
      </w:r>
      <w:r w:rsidR="006E0390" w:rsidRPr="00E106EB">
        <w:rPr>
          <w:rFonts w:ascii="Times New Roman" w:hAnsi="Times New Roman" w:cs="Times New Roman"/>
          <w:color w:val="000000"/>
        </w:rPr>
        <w:t xml:space="preserve">; </w:t>
      </w:r>
      <w:commentRangeStart w:id="521"/>
      <w:commentRangeStart w:id="522"/>
      <w:r w:rsidR="006E0390" w:rsidRPr="00E106EB">
        <w:rPr>
          <w:rFonts w:ascii="Times New Roman" w:hAnsi="Times New Roman" w:cs="Times New Roman"/>
          <w:color w:val="000000"/>
        </w:rPr>
        <w:t>N</w:t>
      </w:r>
      <w:r w:rsidR="006E0390" w:rsidRPr="00E106EB">
        <w:rPr>
          <w:rFonts w:ascii="Times New Roman" w:hAnsi="Times New Roman" w:cs="Times New Roman"/>
          <w:color w:val="000000"/>
          <w:vertAlign w:val="subscript"/>
        </w:rPr>
        <w:t xml:space="preserve">FLO, Field </w:t>
      </w:r>
      <w:r w:rsidR="006E0390" w:rsidRPr="00E106EB">
        <w:rPr>
          <w:rFonts w:ascii="Times New Roman" w:hAnsi="Times New Roman" w:cs="Times New Roman"/>
          <w:color w:val="000000"/>
        </w:rPr>
        <w:t>= 34, N</w:t>
      </w:r>
      <w:r w:rsidR="006E0390" w:rsidRPr="00E106EB">
        <w:rPr>
          <w:rFonts w:ascii="Times New Roman" w:hAnsi="Times New Roman" w:cs="Times New Roman"/>
          <w:color w:val="000000"/>
          <w:vertAlign w:val="subscript"/>
        </w:rPr>
        <w:t xml:space="preserve">FLO, Greenhouse </w:t>
      </w:r>
      <w:r w:rsidR="006E0390" w:rsidRPr="00E106EB">
        <w:rPr>
          <w:rFonts w:ascii="Times New Roman" w:hAnsi="Times New Roman" w:cs="Times New Roman"/>
          <w:color w:val="000000"/>
        </w:rPr>
        <w:t>= 15, N</w:t>
      </w:r>
      <w:r w:rsidR="006E0390" w:rsidRPr="00E106EB">
        <w:rPr>
          <w:rFonts w:ascii="Times New Roman" w:hAnsi="Times New Roman" w:cs="Times New Roman"/>
          <w:color w:val="000000"/>
          <w:vertAlign w:val="subscript"/>
        </w:rPr>
        <w:t xml:space="preserve">PW, Field </w:t>
      </w:r>
      <w:r w:rsidR="006E0390" w:rsidRPr="00E106EB">
        <w:rPr>
          <w:rFonts w:ascii="Times New Roman" w:hAnsi="Times New Roman" w:cs="Times New Roman"/>
          <w:color w:val="000000"/>
        </w:rPr>
        <w:t>= 68, N</w:t>
      </w:r>
      <w:r w:rsidR="006E0390" w:rsidRPr="00E106EB">
        <w:rPr>
          <w:rFonts w:ascii="Times New Roman" w:hAnsi="Times New Roman" w:cs="Times New Roman"/>
          <w:color w:val="000000"/>
          <w:vertAlign w:val="subscript"/>
        </w:rPr>
        <w:t xml:space="preserve">PW, Greenhouse </w:t>
      </w:r>
      <w:r w:rsidR="006E0390" w:rsidRPr="00E106EB">
        <w:rPr>
          <w:rFonts w:ascii="Times New Roman" w:hAnsi="Times New Roman" w:cs="Times New Roman"/>
          <w:color w:val="000000"/>
        </w:rPr>
        <w:t>= 5, N</w:t>
      </w:r>
      <w:r w:rsidR="006E0390" w:rsidRPr="00E106EB">
        <w:rPr>
          <w:rFonts w:ascii="Times New Roman" w:hAnsi="Times New Roman" w:cs="Times New Roman"/>
          <w:color w:val="000000"/>
          <w:vertAlign w:val="subscript"/>
        </w:rPr>
        <w:t xml:space="preserve">BAC, Field </w:t>
      </w:r>
      <w:r w:rsidR="006E0390" w:rsidRPr="00E106EB">
        <w:rPr>
          <w:rFonts w:ascii="Times New Roman" w:hAnsi="Times New Roman" w:cs="Times New Roman"/>
          <w:color w:val="000000"/>
        </w:rPr>
        <w:t>= 49, N</w:t>
      </w:r>
      <w:r w:rsidR="006E0390" w:rsidRPr="00E106EB">
        <w:rPr>
          <w:rFonts w:ascii="Times New Roman" w:hAnsi="Times New Roman" w:cs="Times New Roman"/>
          <w:color w:val="000000"/>
          <w:vertAlign w:val="subscript"/>
        </w:rPr>
        <w:t xml:space="preserve">BAC, Greenhouse </w:t>
      </w:r>
      <w:r w:rsidR="006E0390" w:rsidRPr="00E106EB">
        <w:rPr>
          <w:rFonts w:ascii="Times New Roman" w:hAnsi="Times New Roman" w:cs="Times New Roman"/>
          <w:color w:val="000000"/>
        </w:rPr>
        <w:t>= 9, N</w:t>
      </w:r>
      <w:r w:rsidR="006E0390">
        <w:rPr>
          <w:rFonts w:ascii="Times New Roman" w:hAnsi="Times New Roman" w:cs="Times New Roman"/>
          <w:color w:val="000000"/>
          <w:vertAlign w:val="subscript"/>
        </w:rPr>
        <w:t>BMR</w:t>
      </w:r>
      <w:r w:rsidR="006E0390" w:rsidRPr="00E106EB">
        <w:rPr>
          <w:rFonts w:ascii="Times New Roman" w:hAnsi="Times New Roman" w:cs="Times New Roman"/>
          <w:color w:val="000000"/>
          <w:vertAlign w:val="subscript"/>
        </w:rPr>
        <w:t xml:space="preserve">, Greenhouse </w:t>
      </w:r>
      <w:r w:rsidR="006E0390" w:rsidRPr="00E106EB">
        <w:rPr>
          <w:rFonts w:ascii="Times New Roman" w:hAnsi="Times New Roman" w:cs="Times New Roman"/>
          <w:color w:val="000000"/>
        </w:rPr>
        <w:t xml:space="preserve">= </w:t>
      </w:r>
      <w:r w:rsidR="006E0390">
        <w:rPr>
          <w:rFonts w:ascii="Times New Roman" w:hAnsi="Times New Roman" w:cs="Times New Roman"/>
          <w:color w:val="000000"/>
        </w:rPr>
        <w:t>5</w:t>
      </w:r>
      <w:r w:rsidR="006E0390" w:rsidRPr="00E106EB">
        <w:rPr>
          <w:rFonts w:ascii="Times New Roman" w:hAnsi="Times New Roman" w:cs="Times New Roman"/>
          <w:color w:val="000000"/>
        </w:rPr>
        <w:t>, N</w:t>
      </w:r>
      <w:r w:rsidR="006E0390" w:rsidRPr="00E106EB">
        <w:rPr>
          <w:rFonts w:ascii="Times New Roman" w:hAnsi="Times New Roman" w:cs="Times New Roman"/>
          <w:color w:val="000000"/>
          <w:vertAlign w:val="subscript"/>
        </w:rPr>
        <w:t xml:space="preserve">DC, Field </w:t>
      </w:r>
      <w:r w:rsidR="006E0390" w:rsidRPr="00E106EB">
        <w:rPr>
          <w:rFonts w:ascii="Times New Roman" w:hAnsi="Times New Roman" w:cs="Times New Roman"/>
          <w:color w:val="000000"/>
        </w:rPr>
        <w:t>= 50, N</w:t>
      </w:r>
      <w:r w:rsidR="006E0390" w:rsidRPr="00E106EB">
        <w:rPr>
          <w:rFonts w:ascii="Times New Roman" w:hAnsi="Times New Roman" w:cs="Times New Roman"/>
          <w:color w:val="000000"/>
          <w:vertAlign w:val="subscript"/>
        </w:rPr>
        <w:t xml:space="preserve">DC, Greenhouse </w:t>
      </w:r>
      <w:r w:rsidR="006E0390" w:rsidRPr="00E106EB">
        <w:rPr>
          <w:rFonts w:ascii="Times New Roman" w:hAnsi="Times New Roman" w:cs="Times New Roman"/>
          <w:color w:val="000000"/>
        </w:rPr>
        <w:t>= 11, N</w:t>
      </w:r>
      <w:r w:rsidR="006E0390" w:rsidRPr="00E106EB">
        <w:rPr>
          <w:rFonts w:ascii="Times New Roman" w:hAnsi="Times New Roman" w:cs="Times New Roman"/>
          <w:color w:val="000000"/>
          <w:vertAlign w:val="subscript"/>
        </w:rPr>
        <w:t xml:space="preserve">BLOOM, Field </w:t>
      </w:r>
      <w:r w:rsidR="006E0390" w:rsidRPr="00E106EB">
        <w:rPr>
          <w:rFonts w:ascii="Times New Roman" w:hAnsi="Times New Roman" w:cs="Times New Roman"/>
          <w:color w:val="000000"/>
        </w:rPr>
        <w:t>= 30, N</w:t>
      </w:r>
      <w:r w:rsidR="006E0390" w:rsidRPr="00E106EB">
        <w:rPr>
          <w:rFonts w:ascii="Times New Roman" w:hAnsi="Times New Roman" w:cs="Times New Roman"/>
          <w:color w:val="000000"/>
          <w:vertAlign w:val="subscript"/>
        </w:rPr>
        <w:t xml:space="preserve">BLOOM, Greenhouse </w:t>
      </w:r>
      <w:r w:rsidR="006E0390" w:rsidRPr="00E106EB">
        <w:rPr>
          <w:rFonts w:ascii="Times New Roman" w:hAnsi="Times New Roman" w:cs="Times New Roman"/>
          <w:color w:val="000000"/>
        </w:rPr>
        <w:t>= 4.</w:t>
      </w:r>
      <w:r w:rsidR="006E0390">
        <w:rPr>
          <w:rFonts w:ascii="Times New Roman" w:hAnsi="Times New Roman" w:cs="Times New Roman"/>
          <w:color w:val="000000"/>
        </w:rPr>
        <w:t xml:space="preserve"> </w:t>
      </w:r>
      <w:commentRangeEnd w:id="521"/>
      <w:r w:rsidR="003B2CE5">
        <w:rPr>
          <w:rStyle w:val="CommentReference"/>
        </w:rPr>
        <w:commentReference w:id="521"/>
      </w:r>
      <w:commentRangeEnd w:id="522"/>
      <w:r w:rsidR="00ED4AFC">
        <w:rPr>
          <w:rStyle w:val="CommentReference"/>
        </w:rPr>
        <w:commentReference w:id="522"/>
      </w:r>
      <w:r w:rsidR="006E0390">
        <w:rPr>
          <w:rFonts w:ascii="Times New Roman" w:hAnsi="Times New Roman" w:cs="Times New Roman"/>
          <w:color w:val="000000"/>
        </w:rPr>
        <w:t>Note that emission rates are per flower per hour and not per gram of dry flower as in Fig. 3A</w:t>
      </w:r>
      <w:ins w:id="523" w:author="Robert" w:date="2021-12-21T21:52:00Z">
        <w:r w:rsidR="00AB2F06">
          <w:rPr>
            <w:rFonts w:ascii="Times New Roman" w:hAnsi="Times New Roman" w:cs="Times New Roman"/>
            <w:color w:val="000000"/>
          </w:rPr>
          <w:t>, because dry floral masses were not collected for the greenhouse plants</w:t>
        </w:r>
      </w:ins>
      <w:r w:rsidR="006E0390">
        <w:rPr>
          <w:rFonts w:ascii="Times New Roman" w:hAnsi="Times New Roman" w:cs="Times New Roman"/>
          <w:color w:val="000000"/>
        </w:rPr>
        <w:t>.</w:t>
      </w:r>
      <w:r w:rsidR="008001B3">
        <w:rPr>
          <w:rFonts w:ascii="Times New Roman" w:hAnsi="Times New Roman" w:cs="Times New Roman"/>
          <w:color w:val="000000"/>
        </w:rPr>
        <w:t xml:space="preserve"> </w:t>
      </w:r>
      <w:r w:rsidR="006E0390">
        <w:rPr>
          <w:rFonts w:ascii="Times New Roman" w:hAnsi="Times New Roman" w:cs="Times New Roman"/>
          <w:color w:val="000000"/>
        </w:rPr>
        <w:t>(</w:t>
      </w:r>
      <w:commentRangeStart w:id="524"/>
      <w:commentRangeStart w:id="525"/>
      <w:r w:rsidR="006E0390">
        <w:rPr>
          <w:rFonts w:ascii="Times New Roman" w:hAnsi="Times New Roman" w:cs="Times New Roman"/>
          <w:color w:val="000000"/>
        </w:rPr>
        <w:t>B</w:t>
      </w:r>
      <w:commentRangeEnd w:id="524"/>
      <w:r w:rsidR="00436958">
        <w:rPr>
          <w:rStyle w:val="CommentReference"/>
        </w:rPr>
        <w:commentReference w:id="524"/>
      </w:r>
      <w:commentRangeEnd w:id="525"/>
      <w:r w:rsidR="00ED4AFC">
        <w:rPr>
          <w:rStyle w:val="CommentReference"/>
        </w:rPr>
        <w:commentReference w:id="525"/>
      </w:r>
      <w:r w:rsidR="006E0390">
        <w:rPr>
          <w:rFonts w:ascii="Times New Roman" w:hAnsi="Times New Roman" w:cs="Times New Roman"/>
          <w:color w:val="000000"/>
        </w:rPr>
        <w:t xml:space="preserve">) </w:t>
      </w:r>
      <w:proofErr w:type="gramStart"/>
      <w:r w:rsidRPr="00A261E1">
        <w:rPr>
          <w:rFonts w:ascii="Times New Roman" w:hAnsi="Times New Roman" w:cs="Times New Roman"/>
          <w:color w:val="000000"/>
        </w:rPr>
        <w:t>Non-metric</w:t>
      </w:r>
      <w:proofErr w:type="gramEnd"/>
      <w:r w:rsidRPr="00A261E1">
        <w:rPr>
          <w:rFonts w:ascii="Times New Roman" w:hAnsi="Times New Roman" w:cs="Times New Roman"/>
          <w:color w:val="000000"/>
        </w:rPr>
        <w:t xml:space="preserve"> multidimensional scaling plot (NMDS) of volatile headspace from single flowers of </w:t>
      </w:r>
      <w:r w:rsidRPr="00A261E1">
        <w:rPr>
          <w:rFonts w:ascii="Times New Roman" w:hAnsi="Times New Roman" w:cs="Times New Roman"/>
          <w:i/>
          <w:iCs/>
          <w:color w:val="000000"/>
        </w:rPr>
        <w:t xml:space="preserve">Oenothera </w:t>
      </w:r>
      <w:proofErr w:type="spellStart"/>
      <w:r w:rsidRPr="00A261E1">
        <w:rPr>
          <w:rFonts w:ascii="Times New Roman" w:hAnsi="Times New Roman" w:cs="Times New Roman"/>
          <w:i/>
          <w:iCs/>
          <w:color w:val="000000"/>
        </w:rPr>
        <w:t>harringtonii</w:t>
      </w:r>
      <w:proofErr w:type="spellEnd"/>
      <w:r w:rsidRPr="00A261E1">
        <w:rPr>
          <w:rFonts w:ascii="Times New Roman" w:hAnsi="Times New Roman" w:cs="Times New Roman"/>
          <w:color w:val="000000"/>
        </w:rPr>
        <w:t xml:space="preserve">. </w:t>
      </w:r>
      <w:r w:rsidR="00436170" w:rsidRPr="0058753E">
        <w:rPr>
          <w:rFonts w:ascii="Times New Roman" w:hAnsi="Times New Roman" w:cs="Times New Roman"/>
          <w:color w:val="000000"/>
        </w:rPr>
        <w:t xml:space="preserve">Floral volatile composition was not significantly different between greenhouse grown and field collected </w:t>
      </w:r>
      <w:proofErr w:type="spellStart"/>
      <w:r w:rsidR="00436170" w:rsidRPr="0058753E">
        <w:rPr>
          <w:rFonts w:ascii="Times New Roman" w:hAnsi="Times New Roman" w:cs="Times New Roman"/>
          <w:color w:val="000000"/>
        </w:rPr>
        <w:t>lin</w:t>
      </w:r>
      <w:proofErr w:type="spellEnd"/>
      <w:r w:rsidR="00436170" w:rsidRPr="0058753E">
        <w:rPr>
          <w:rFonts w:ascii="Times New Roman" w:hAnsi="Times New Roman" w:cs="Times New Roman"/>
          <w:color w:val="000000"/>
        </w:rPr>
        <w:t xml:space="preserve">+ populations </w:t>
      </w:r>
      <w:r w:rsidR="00981AE4" w:rsidRPr="00102C54">
        <w:rPr>
          <w:rFonts w:ascii="Times New Roman" w:hAnsi="Times New Roman" w:cs="Times New Roman"/>
          <w:color w:val="000000"/>
        </w:rPr>
        <w:t>(</w:t>
      </w:r>
      <w:proofErr w:type="spellStart"/>
      <w:r w:rsidR="00981AE4" w:rsidRPr="00102C54">
        <w:rPr>
          <w:rFonts w:ascii="Times New Roman" w:hAnsi="Times New Roman" w:cs="Times New Roman"/>
          <w:color w:val="000000"/>
        </w:rPr>
        <w:t>N</w:t>
      </w:r>
      <w:r w:rsidR="00981AE4" w:rsidRPr="00102C54">
        <w:rPr>
          <w:rFonts w:ascii="Times New Roman" w:hAnsi="Times New Roman" w:cs="Times New Roman"/>
          <w:color w:val="000000"/>
          <w:vertAlign w:val="subscript"/>
        </w:rPr>
        <w:t>field</w:t>
      </w:r>
      <w:proofErr w:type="spellEnd"/>
      <w:r w:rsidR="00981AE4" w:rsidRPr="00102C54">
        <w:rPr>
          <w:rFonts w:ascii="Times New Roman" w:hAnsi="Times New Roman" w:cs="Times New Roman"/>
          <w:color w:val="000000"/>
          <w:vertAlign w:val="subscript"/>
        </w:rPr>
        <w:t xml:space="preserve"> collected </w:t>
      </w:r>
      <w:r w:rsidR="00981AE4" w:rsidRPr="00102C54">
        <w:rPr>
          <w:rFonts w:ascii="Times New Roman" w:hAnsi="Times New Roman" w:cs="Times New Roman"/>
          <w:color w:val="000000"/>
        </w:rPr>
        <w:t>= 15</w:t>
      </w:r>
      <w:r w:rsidR="00981AE4">
        <w:rPr>
          <w:rFonts w:ascii="Times New Roman" w:hAnsi="Times New Roman" w:cs="Times New Roman"/>
          <w:color w:val="000000"/>
        </w:rPr>
        <w:t>1</w:t>
      </w:r>
      <w:r w:rsidR="00981AE4" w:rsidRPr="00102C54">
        <w:rPr>
          <w:rFonts w:ascii="Times New Roman" w:hAnsi="Times New Roman" w:cs="Times New Roman"/>
          <w:color w:val="000000"/>
        </w:rPr>
        <w:t xml:space="preserve">, </w:t>
      </w:r>
      <w:proofErr w:type="spellStart"/>
      <w:r w:rsidR="00981AE4" w:rsidRPr="00102C54">
        <w:rPr>
          <w:rFonts w:ascii="Times New Roman" w:hAnsi="Times New Roman" w:cs="Times New Roman"/>
          <w:color w:val="000000"/>
        </w:rPr>
        <w:t>N</w:t>
      </w:r>
      <w:r w:rsidR="00981AE4" w:rsidRPr="00102C54">
        <w:rPr>
          <w:rFonts w:ascii="Times New Roman" w:hAnsi="Times New Roman" w:cs="Times New Roman"/>
          <w:color w:val="000000"/>
          <w:vertAlign w:val="subscript"/>
        </w:rPr>
        <w:t>greenhouse</w:t>
      </w:r>
      <w:proofErr w:type="spellEnd"/>
      <w:r w:rsidR="00981AE4" w:rsidRPr="00102C54">
        <w:rPr>
          <w:rFonts w:ascii="Times New Roman" w:hAnsi="Times New Roman" w:cs="Times New Roman"/>
          <w:color w:val="000000"/>
          <w:vertAlign w:val="subscript"/>
        </w:rPr>
        <w:t xml:space="preserve"> grown </w:t>
      </w:r>
      <w:r w:rsidR="00981AE4" w:rsidRPr="00102C54">
        <w:rPr>
          <w:rFonts w:ascii="Times New Roman" w:hAnsi="Times New Roman" w:cs="Times New Roman"/>
          <w:color w:val="000000"/>
        </w:rPr>
        <w:t xml:space="preserve">= </w:t>
      </w:r>
      <w:r w:rsidR="00981AE4">
        <w:rPr>
          <w:rFonts w:ascii="Times New Roman" w:hAnsi="Times New Roman" w:cs="Times New Roman"/>
          <w:color w:val="000000"/>
        </w:rPr>
        <w:t>34</w:t>
      </w:r>
      <w:r w:rsidR="00981AE4" w:rsidRPr="00102C54">
        <w:rPr>
          <w:rFonts w:ascii="Times New Roman" w:hAnsi="Times New Roman" w:cs="Times New Roman"/>
          <w:color w:val="000000"/>
        </w:rPr>
        <w:t xml:space="preserve">, ANOSIM </w:t>
      </w:r>
      <w:r w:rsidR="00981AE4" w:rsidRPr="0058753E">
        <w:rPr>
          <w:rFonts w:ascii="Times New Roman" w:hAnsi="Times New Roman" w:cs="Times New Roman"/>
          <w:i/>
          <w:iCs/>
          <w:color w:val="000000"/>
        </w:rPr>
        <w:t>R</w:t>
      </w:r>
      <w:r w:rsidR="00981AE4" w:rsidRPr="00102C54">
        <w:rPr>
          <w:rFonts w:ascii="Times New Roman" w:hAnsi="Times New Roman" w:cs="Times New Roman"/>
          <w:color w:val="000000"/>
        </w:rPr>
        <w:t xml:space="preserve"> = 0.0</w:t>
      </w:r>
      <w:r w:rsidR="00981AE4">
        <w:rPr>
          <w:rFonts w:ascii="Times New Roman" w:hAnsi="Times New Roman" w:cs="Times New Roman"/>
          <w:color w:val="000000"/>
        </w:rPr>
        <w:t>5</w:t>
      </w:r>
      <w:r w:rsidR="00981AE4" w:rsidRPr="00102C54">
        <w:rPr>
          <w:rFonts w:ascii="Times New Roman" w:hAnsi="Times New Roman" w:cs="Times New Roman"/>
          <w:color w:val="000000"/>
        </w:rPr>
        <w:t>, </w:t>
      </w:r>
      <w:r w:rsidR="0058753E">
        <w:rPr>
          <w:rFonts w:ascii="Times New Roman" w:hAnsi="Times New Roman" w:cs="Times New Roman"/>
          <w:i/>
          <w:iCs/>
        </w:rPr>
        <w:t>P</w:t>
      </w:r>
      <w:r w:rsidR="00981AE4" w:rsidRPr="00102C54">
        <w:rPr>
          <w:rFonts w:ascii="Times New Roman" w:hAnsi="Times New Roman" w:cs="Times New Roman"/>
          <w:color w:val="000000"/>
        </w:rPr>
        <w:t xml:space="preserve"> = 0.</w:t>
      </w:r>
      <w:r w:rsidR="00981AE4">
        <w:rPr>
          <w:rFonts w:ascii="Times New Roman" w:hAnsi="Times New Roman" w:cs="Times New Roman"/>
          <w:color w:val="000000"/>
        </w:rPr>
        <w:t>15</w:t>
      </w:r>
      <w:r w:rsidR="00981AE4" w:rsidRPr="00102C54">
        <w:rPr>
          <w:rFonts w:ascii="Times New Roman" w:hAnsi="Times New Roman" w:cs="Times New Roman"/>
          <w:color w:val="000000"/>
        </w:rPr>
        <w:t xml:space="preserve">) nor between greenhouse grown and field collected </w:t>
      </w:r>
      <w:proofErr w:type="spellStart"/>
      <w:r w:rsidR="00981AE4" w:rsidRPr="00102C54">
        <w:rPr>
          <w:rFonts w:ascii="Times New Roman" w:hAnsi="Times New Roman" w:cs="Times New Roman"/>
          <w:color w:val="000000"/>
        </w:rPr>
        <w:t>lin</w:t>
      </w:r>
      <w:proofErr w:type="spellEnd"/>
      <w:r w:rsidR="00981AE4" w:rsidRPr="00102C54">
        <w:rPr>
          <w:rFonts w:ascii="Times New Roman" w:hAnsi="Times New Roman" w:cs="Times New Roman"/>
          <w:color w:val="000000"/>
        </w:rPr>
        <w:t>- populations (</w:t>
      </w:r>
      <w:proofErr w:type="spellStart"/>
      <w:r w:rsidR="00981AE4" w:rsidRPr="00102C54">
        <w:rPr>
          <w:rFonts w:ascii="Times New Roman" w:hAnsi="Times New Roman" w:cs="Times New Roman"/>
          <w:color w:val="000000"/>
        </w:rPr>
        <w:t>N</w:t>
      </w:r>
      <w:r w:rsidR="00981AE4" w:rsidRPr="00102C54">
        <w:rPr>
          <w:rFonts w:ascii="Times New Roman" w:hAnsi="Times New Roman" w:cs="Times New Roman"/>
          <w:color w:val="000000"/>
          <w:vertAlign w:val="subscript"/>
        </w:rPr>
        <w:t>field</w:t>
      </w:r>
      <w:proofErr w:type="spellEnd"/>
      <w:r w:rsidR="00981AE4" w:rsidRPr="00102C54">
        <w:rPr>
          <w:rFonts w:ascii="Times New Roman" w:hAnsi="Times New Roman" w:cs="Times New Roman"/>
          <w:color w:val="000000"/>
          <w:vertAlign w:val="subscript"/>
        </w:rPr>
        <w:t xml:space="preserve"> collected </w:t>
      </w:r>
      <w:r w:rsidR="00981AE4" w:rsidRPr="00102C54">
        <w:rPr>
          <w:rFonts w:ascii="Times New Roman" w:hAnsi="Times New Roman" w:cs="Times New Roman"/>
          <w:color w:val="000000"/>
        </w:rPr>
        <w:t xml:space="preserve">= </w:t>
      </w:r>
      <w:r w:rsidR="00981AE4">
        <w:rPr>
          <w:rFonts w:ascii="Times New Roman" w:hAnsi="Times New Roman" w:cs="Times New Roman"/>
          <w:color w:val="000000"/>
        </w:rPr>
        <w:t>80</w:t>
      </w:r>
      <w:r w:rsidR="00981AE4" w:rsidRPr="00102C54">
        <w:rPr>
          <w:rFonts w:ascii="Times New Roman" w:hAnsi="Times New Roman" w:cs="Times New Roman"/>
          <w:color w:val="000000"/>
        </w:rPr>
        <w:t xml:space="preserve">, </w:t>
      </w:r>
      <w:proofErr w:type="spellStart"/>
      <w:r w:rsidR="00981AE4" w:rsidRPr="00102C54">
        <w:rPr>
          <w:rFonts w:ascii="Times New Roman" w:hAnsi="Times New Roman" w:cs="Times New Roman"/>
          <w:color w:val="000000"/>
        </w:rPr>
        <w:t>N</w:t>
      </w:r>
      <w:r w:rsidR="00981AE4" w:rsidRPr="00102C54">
        <w:rPr>
          <w:rFonts w:ascii="Times New Roman" w:hAnsi="Times New Roman" w:cs="Times New Roman"/>
          <w:color w:val="000000"/>
          <w:vertAlign w:val="subscript"/>
        </w:rPr>
        <w:t>greenhouse</w:t>
      </w:r>
      <w:proofErr w:type="spellEnd"/>
      <w:r w:rsidR="00981AE4" w:rsidRPr="00102C54">
        <w:rPr>
          <w:rFonts w:ascii="Times New Roman" w:hAnsi="Times New Roman" w:cs="Times New Roman"/>
          <w:color w:val="000000"/>
          <w:vertAlign w:val="subscript"/>
        </w:rPr>
        <w:t xml:space="preserve"> grown</w:t>
      </w:r>
      <w:r w:rsidR="00981AE4" w:rsidRPr="00102C54">
        <w:rPr>
          <w:rFonts w:ascii="Times New Roman" w:hAnsi="Times New Roman" w:cs="Times New Roman"/>
          <w:color w:val="000000"/>
        </w:rPr>
        <w:t xml:space="preserve"> = </w:t>
      </w:r>
      <w:r w:rsidR="00981AE4">
        <w:rPr>
          <w:rFonts w:ascii="Times New Roman" w:hAnsi="Times New Roman" w:cs="Times New Roman"/>
          <w:color w:val="000000"/>
        </w:rPr>
        <w:t>15</w:t>
      </w:r>
      <w:r w:rsidR="00981AE4" w:rsidRPr="00102C54">
        <w:rPr>
          <w:rFonts w:ascii="Times New Roman" w:hAnsi="Times New Roman" w:cs="Times New Roman"/>
          <w:color w:val="000000"/>
        </w:rPr>
        <w:t xml:space="preserve">, ANOSIM </w:t>
      </w:r>
      <w:r w:rsidR="00981AE4" w:rsidRPr="0058753E">
        <w:rPr>
          <w:rFonts w:ascii="Times New Roman" w:hAnsi="Times New Roman" w:cs="Times New Roman"/>
          <w:i/>
          <w:iCs/>
          <w:color w:val="000000"/>
        </w:rPr>
        <w:t>R</w:t>
      </w:r>
      <w:r w:rsidR="00981AE4" w:rsidRPr="00102C54">
        <w:rPr>
          <w:rFonts w:ascii="Times New Roman" w:hAnsi="Times New Roman" w:cs="Times New Roman"/>
          <w:color w:val="000000"/>
        </w:rPr>
        <w:t xml:space="preserve"> = 0.</w:t>
      </w:r>
      <w:r w:rsidR="00981AE4">
        <w:rPr>
          <w:rFonts w:ascii="Times New Roman" w:hAnsi="Times New Roman" w:cs="Times New Roman"/>
          <w:color w:val="000000"/>
        </w:rPr>
        <w:t xml:space="preserve">07, </w:t>
      </w:r>
      <w:r w:rsidR="0058753E">
        <w:rPr>
          <w:rFonts w:ascii="Times New Roman" w:hAnsi="Times New Roman" w:cs="Times New Roman"/>
          <w:i/>
          <w:iCs/>
        </w:rPr>
        <w:t>P</w:t>
      </w:r>
      <w:r w:rsidR="00981AE4" w:rsidRPr="00102C54">
        <w:rPr>
          <w:rFonts w:ascii="Times New Roman" w:hAnsi="Times New Roman" w:cs="Times New Roman"/>
          <w:color w:val="000000"/>
        </w:rPr>
        <w:t xml:space="preserve"> = 0.</w:t>
      </w:r>
      <w:r w:rsidR="00981AE4">
        <w:rPr>
          <w:rFonts w:ascii="Times New Roman" w:hAnsi="Times New Roman" w:cs="Times New Roman"/>
          <w:color w:val="000000"/>
        </w:rPr>
        <w:t>18</w:t>
      </w:r>
      <w:r w:rsidR="00981AE4" w:rsidRPr="00102C54">
        <w:rPr>
          <w:rFonts w:ascii="Times New Roman" w:hAnsi="Times New Roman" w:cs="Times New Roman"/>
          <w:color w:val="000000" w:themeColor="text1"/>
        </w:rPr>
        <w:t xml:space="preserve">). </w:t>
      </w:r>
      <w:r w:rsidRPr="00A261E1">
        <w:rPr>
          <w:rFonts w:ascii="Times New Roman" w:hAnsi="Times New Roman" w:cs="Times New Roman"/>
          <w:color w:val="000000"/>
        </w:rPr>
        <w:t xml:space="preserve">Data are square root transformed chromatographic peak areas expressed as relative percentages of total emissions. The NMDS plot compares chemical space loci for volatile blends from the flowers of greenhouse grown (filled symbols) plants with seeds collected from </w:t>
      </w:r>
      <w:proofErr w:type="spellStart"/>
      <w:r w:rsidRPr="00A261E1">
        <w:rPr>
          <w:rFonts w:ascii="Times New Roman" w:hAnsi="Times New Roman" w:cs="Times New Roman"/>
          <w:color w:val="000000"/>
        </w:rPr>
        <w:t>lin</w:t>
      </w:r>
      <w:proofErr w:type="spellEnd"/>
      <w:r w:rsidRPr="00B924D5">
        <w:rPr>
          <w:rFonts w:ascii="Times New Roman" w:hAnsi="Times New Roman" w:cs="Times New Roman"/>
          <w:color w:val="000000"/>
        </w:rPr>
        <w:t>+ (</w:t>
      </w:r>
      <w:r w:rsidR="0058753E" w:rsidRPr="00B924D5">
        <w:rPr>
          <w:rFonts w:ascii="Times New Roman" w:hAnsi="Times New Roman" w:cs="Times New Roman"/>
          <w:color w:val="000000"/>
        </w:rPr>
        <w:t>blue</w:t>
      </w:r>
      <w:r w:rsidRPr="00B924D5">
        <w:rPr>
          <w:rFonts w:ascii="Times New Roman" w:hAnsi="Times New Roman" w:cs="Times New Roman"/>
          <w:color w:val="000000"/>
        </w:rPr>
        <w:t>: FLO, BAC, PW</w:t>
      </w:r>
      <w:r w:rsidR="00B924D5" w:rsidRPr="00B924D5">
        <w:rPr>
          <w:rFonts w:ascii="Times New Roman" w:hAnsi="Times New Roman" w:cs="Times New Roman"/>
          <w:color w:val="000000"/>
        </w:rPr>
        <w:t>, BMR</w:t>
      </w:r>
      <w:r w:rsidRPr="00B924D5">
        <w:rPr>
          <w:rFonts w:ascii="Times New Roman" w:hAnsi="Times New Roman" w:cs="Times New Roman"/>
          <w:color w:val="000000"/>
        </w:rPr>
        <w:t xml:space="preserve">) and </w:t>
      </w:r>
      <w:proofErr w:type="spellStart"/>
      <w:r w:rsidRPr="00B924D5">
        <w:rPr>
          <w:rFonts w:ascii="Times New Roman" w:hAnsi="Times New Roman" w:cs="Times New Roman"/>
          <w:color w:val="000000"/>
        </w:rPr>
        <w:t>lin</w:t>
      </w:r>
      <w:proofErr w:type="spellEnd"/>
      <w:r w:rsidRPr="00B924D5">
        <w:rPr>
          <w:rFonts w:ascii="Times New Roman" w:hAnsi="Times New Roman" w:cs="Times New Roman"/>
          <w:color w:val="000000"/>
        </w:rPr>
        <w:t>- (</w:t>
      </w:r>
      <w:r w:rsidR="0058753E" w:rsidRPr="00B924D5">
        <w:rPr>
          <w:rFonts w:ascii="Times New Roman" w:hAnsi="Times New Roman" w:cs="Times New Roman"/>
          <w:color w:val="000000"/>
        </w:rPr>
        <w:t>red</w:t>
      </w:r>
      <w:r w:rsidRPr="00B924D5">
        <w:rPr>
          <w:rFonts w:ascii="Times New Roman" w:hAnsi="Times New Roman" w:cs="Times New Roman"/>
          <w:color w:val="000000"/>
        </w:rPr>
        <w:t>: DC</w:t>
      </w:r>
      <w:r w:rsidR="00B924D5" w:rsidRPr="00B924D5">
        <w:rPr>
          <w:rFonts w:ascii="Times New Roman" w:hAnsi="Times New Roman" w:cs="Times New Roman"/>
          <w:color w:val="000000"/>
        </w:rPr>
        <w:t xml:space="preserve"> and Bloom</w:t>
      </w:r>
      <w:r w:rsidRPr="00B924D5">
        <w:rPr>
          <w:rFonts w:ascii="Times New Roman" w:hAnsi="Times New Roman" w:cs="Times New Roman"/>
          <w:color w:val="000000"/>
        </w:rPr>
        <w:t xml:space="preserve">) populations to emissions from flowers sampled in the field from the same </w:t>
      </w:r>
      <w:r w:rsidR="00B924D5" w:rsidRPr="00B924D5">
        <w:rPr>
          <w:rFonts w:ascii="Times New Roman" w:hAnsi="Times New Roman" w:cs="Times New Roman"/>
          <w:color w:val="000000"/>
        </w:rPr>
        <w:t xml:space="preserve">six </w:t>
      </w:r>
      <w:r w:rsidRPr="00B924D5">
        <w:rPr>
          <w:rFonts w:ascii="Times New Roman" w:hAnsi="Times New Roman" w:cs="Times New Roman"/>
          <w:color w:val="000000"/>
        </w:rPr>
        <w:t>populations</w:t>
      </w:r>
      <w:r w:rsidR="00B924D5">
        <w:rPr>
          <w:rFonts w:ascii="Times New Roman" w:hAnsi="Times New Roman" w:cs="Times New Roman"/>
          <w:color w:val="000000"/>
        </w:rPr>
        <w:t>, except for BMR (data collected in the greenhouse only)</w:t>
      </w:r>
      <w:r w:rsidRPr="00B924D5">
        <w:rPr>
          <w:rFonts w:ascii="Times New Roman" w:hAnsi="Times New Roman" w:cs="Times New Roman"/>
          <w:color w:val="000000"/>
        </w:rPr>
        <w:t>.</w:t>
      </w:r>
      <w:r w:rsidRPr="00A261E1">
        <w:rPr>
          <w:rFonts w:ascii="Times New Roman" w:hAnsi="Times New Roman" w:cs="Times New Roman"/>
          <w:color w:val="000000"/>
        </w:rPr>
        <w:t xml:space="preserve"> </w:t>
      </w:r>
      <w:r w:rsidR="006E0390">
        <w:rPr>
          <w:rFonts w:ascii="Times New Roman" w:hAnsi="Times New Roman" w:cs="Times New Roman"/>
        </w:rPr>
        <w:br w:type="page"/>
      </w:r>
    </w:p>
    <w:p w14:paraId="324636D2" w14:textId="1A90050E" w:rsidR="006E0390" w:rsidRDefault="006E0390" w:rsidP="000271D1">
      <w:pPr>
        <w:spacing w:line="480" w:lineRule="auto"/>
        <w:rPr>
          <w:rFonts w:ascii="Times New Roman" w:hAnsi="Times New Roman" w:cs="Times New Roman"/>
        </w:rPr>
      </w:pPr>
    </w:p>
    <w:p w14:paraId="3B4987DF" w14:textId="0868A9C9" w:rsidR="00B924D5" w:rsidRPr="00B924D5" w:rsidRDefault="00AE6617" w:rsidP="000271D1">
      <w:pPr>
        <w:spacing w:line="480" w:lineRule="auto"/>
        <w:rPr>
          <w:rFonts w:ascii="Times New Roman" w:hAnsi="Times New Roman" w:cs="Times New Roman"/>
          <w:noProof/>
        </w:rPr>
      </w:pPr>
      <w:commentRangeStart w:id="526"/>
      <w:r w:rsidRPr="00A261E1">
        <w:rPr>
          <w:rFonts w:ascii="Times New Roman" w:hAnsi="Times New Roman" w:cs="Times New Roman"/>
          <w:b/>
          <w:color w:val="000000"/>
        </w:rPr>
        <w:t>Table</w:t>
      </w:r>
      <w:commentRangeEnd w:id="526"/>
      <w:r w:rsidR="00436958">
        <w:rPr>
          <w:rStyle w:val="CommentReference"/>
        </w:rPr>
        <w:commentReference w:id="526"/>
      </w:r>
      <w:r w:rsidRPr="00A261E1">
        <w:rPr>
          <w:rFonts w:ascii="Times New Roman" w:hAnsi="Times New Roman" w:cs="Times New Roman"/>
          <w:b/>
          <w:color w:val="000000"/>
        </w:rPr>
        <w:t xml:space="preserve"> 1.</w:t>
      </w:r>
      <w:r w:rsidRPr="00A261E1">
        <w:rPr>
          <w:rFonts w:ascii="Times New Roman" w:hAnsi="Times New Roman" w:cs="Times New Roman"/>
          <w:color w:val="000000"/>
        </w:rPr>
        <w:t xml:space="preserve"> Population name, code, chemotype and location for all populations included in this study. Sample sizes are provided for the following data collected </w:t>
      </w:r>
      <w:r w:rsidRPr="00A261E1">
        <w:rPr>
          <w:rFonts w:ascii="Times New Roman" w:hAnsi="Times New Roman" w:cs="Times New Roman"/>
          <w:i/>
          <w:color w:val="000000"/>
        </w:rPr>
        <w:t>in situ:</w:t>
      </w:r>
      <w:r w:rsidRPr="00A261E1">
        <w:rPr>
          <w:rFonts w:ascii="Times New Roman" w:hAnsi="Times New Roman" w:cs="Times New Roman"/>
          <w:color w:val="000000"/>
        </w:rPr>
        <w:t xml:space="preserve"> floral traits (floral scent and morphology data), for the years data were collected. *Floral scent for the population BMR were collected from plants grown under common greenhouse conditions and were not collected </w:t>
      </w:r>
      <w:r w:rsidRPr="00A261E1">
        <w:rPr>
          <w:rFonts w:ascii="Times New Roman" w:hAnsi="Times New Roman" w:cs="Times New Roman"/>
          <w:i/>
          <w:color w:val="000000"/>
        </w:rPr>
        <w:t>in situ</w:t>
      </w:r>
      <w:r w:rsidRPr="00A261E1">
        <w:rPr>
          <w:rFonts w:ascii="Times New Roman" w:hAnsi="Times New Roman" w:cs="Times New Roman"/>
          <w:color w:val="000000"/>
        </w:rPr>
        <w:t xml:space="preserve">. </w:t>
      </w:r>
      <w:r w:rsidRPr="00A261E1">
        <w:rPr>
          <w:rFonts w:ascii="Times New Roman" w:hAnsi="Times New Roman" w:cs="Times New Roman"/>
        </w:rPr>
        <w:t>Populations are arranged by proportion of individuals emitting linalool</w:t>
      </w:r>
      <w:r w:rsidRPr="00A261E1">
        <w:rPr>
          <w:rFonts w:ascii="Times New Roman" w:hAnsi="Times New Roman" w:cs="Times New Roman"/>
          <w:color w:val="000000"/>
        </w:rPr>
        <w:t xml:space="preserve"> (highest at top) and then by latitude for populations where linalool was produced in all </w:t>
      </w:r>
      <w:commentRangeStart w:id="527"/>
      <w:r w:rsidRPr="00A261E1">
        <w:rPr>
          <w:rFonts w:ascii="Times New Roman" w:hAnsi="Times New Roman" w:cs="Times New Roman"/>
          <w:color w:val="000000"/>
        </w:rPr>
        <w:t>individuals</w:t>
      </w:r>
      <w:commentRangeEnd w:id="527"/>
      <w:r w:rsidR="00B02F6B">
        <w:rPr>
          <w:rStyle w:val="CommentReference"/>
        </w:rPr>
        <w:commentReference w:id="527"/>
      </w:r>
      <w:r w:rsidRPr="00A261E1">
        <w:rPr>
          <w:rFonts w:ascii="Times New Roman" w:hAnsi="Times New Roman" w:cs="Times New Roman"/>
          <w:color w:val="000000"/>
        </w:rPr>
        <w:t>.</w:t>
      </w:r>
      <w:r w:rsidRPr="00A261E1">
        <w:rPr>
          <w:rFonts w:ascii="Times New Roman" w:hAnsi="Times New Roman" w:cs="Times New Roman"/>
          <w:noProof/>
        </w:rPr>
        <w:t xml:space="preserve"> </w:t>
      </w:r>
    </w:p>
    <w:p w14:paraId="21881534" w14:textId="10CF6CDD" w:rsidR="00B924D5" w:rsidRPr="00A261E1" w:rsidRDefault="00B924D5" w:rsidP="000271D1">
      <w:pPr>
        <w:spacing w:line="480" w:lineRule="auto"/>
        <w:rPr>
          <w:rFonts w:ascii="Times New Roman" w:hAnsi="Times New Roman" w:cs="Times New Roman"/>
          <w:color w:val="000000"/>
        </w:rPr>
        <w:sectPr w:rsidR="00B924D5" w:rsidRPr="00A261E1" w:rsidSect="00187936">
          <w:pgSz w:w="15840" w:h="12240" w:orient="landscape"/>
          <w:pgMar w:top="1440" w:right="1440" w:bottom="1440" w:left="1440" w:header="720" w:footer="720" w:gutter="0"/>
          <w:lnNumType w:countBy="1" w:restart="continuous"/>
          <w:pgNumType w:start="24"/>
          <w:cols w:space="720"/>
          <w:docGrid w:linePitch="360"/>
        </w:sectPr>
      </w:pPr>
    </w:p>
    <w:p w14:paraId="5479C029" w14:textId="69151367" w:rsidR="0033073E" w:rsidRDefault="0033073E" w:rsidP="000271D1">
      <w:pPr>
        <w:spacing w:line="480" w:lineRule="auto"/>
        <w:rPr>
          <w:rFonts w:ascii="Times New Roman" w:hAnsi="Times New Roman" w:cs="Times New Roman"/>
        </w:rPr>
      </w:pPr>
      <w:commentRangeStart w:id="528"/>
      <w:r w:rsidRPr="003D3D78">
        <w:rPr>
          <w:rFonts w:ascii="Times New Roman" w:hAnsi="Times New Roman" w:cs="Times New Roman"/>
        </w:rPr>
        <w:lastRenderedPageBreak/>
        <w:t xml:space="preserve">Table </w:t>
      </w:r>
      <w:r w:rsidR="00EC6C99">
        <w:rPr>
          <w:rFonts w:ascii="Times New Roman" w:hAnsi="Times New Roman" w:cs="Times New Roman"/>
        </w:rPr>
        <w:t>2</w:t>
      </w:r>
      <w:commentRangeEnd w:id="528"/>
      <w:r w:rsidR="00436958">
        <w:rPr>
          <w:rStyle w:val="CommentReference"/>
        </w:rPr>
        <w:commentReference w:id="528"/>
      </w:r>
      <w:r w:rsidRPr="003D3D78">
        <w:rPr>
          <w:rFonts w:ascii="Times New Roman" w:hAnsi="Times New Roman" w:cs="Times New Roman"/>
        </w:rPr>
        <w:t xml:space="preserve">: Floral scent collected in situ from wild populations of </w:t>
      </w:r>
      <w:r w:rsidRPr="00EC6C99">
        <w:rPr>
          <w:rFonts w:ascii="Times New Roman" w:hAnsi="Times New Roman" w:cs="Times New Roman"/>
          <w:i/>
          <w:iCs/>
        </w:rPr>
        <w:t xml:space="preserve">Oenothera </w:t>
      </w:r>
      <w:proofErr w:type="spellStart"/>
      <w:r w:rsidRPr="00EC6C99">
        <w:rPr>
          <w:rFonts w:ascii="Times New Roman" w:hAnsi="Times New Roman" w:cs="Times New Roman"/>
          <w:i/>
          <w:iCs/>
        </w:rPr>
        <w:t>harringtonii</w:t>
      </w:r>
      <w:proofErr w:type="spellEnd"/>
      <w:r w:rsidRPr="003D3D78">
        <w:rPr>
          <w:rFonts w:ascii="Times New Roman" w:hAnsi="Times New Roman" w:cs="Times New Roman"/>
        </w:rPr>
        <w:t>, during the first hour of anthesis (single flowers).</w:t>
      </w:r>
      <w:r>
        <w:rPr>
          <w:rFonts w:ascii="Times New Roman" w:hAnsi="Times New Roman" w:cs="Times New Roman"/>
        </w:rPr>
        <w:t xml:space="preserve"> </w:t>
      </w:r>
      <w:r w:rsidRPr="003D3D78">
        <w:rPr>
          <w:rFonts w:ascii="Times New Roman" w:hAnsi="Times New Roman" w:cs="Times New Roman"/>
        </w:rPr>
        <w:t>Compounds shown in bold font were confirmed through co-injection with authentic standards. Other compound identities are inferred from mass spectral library match</w:t>
      </w:r>
      <w:r>
        <w:rPr>
          <w:rFonts w:ascii="Times New Roman" w:hAnsi="Times New Roman" w:cs="Times New Roman"/>
        </w:rPr>
        <w:t xml:space="preserve"> </w:t>
      </w:r>
      <w:r w:rsidRPr="003D3D78">
        <w:rPr>
          <w:rFonts w:ascii="Times New Roman" w:hAnsi="Times New Roman" w:cs="Times New Roman"/>
        </w:rPr>
        <w:t xml:space="preserve">and co-occurrence with related compounds or isomers. Enantiomeric configuration of linalool was determined </w:t>
      </w:r>
      <w:ins w:id="529" w:author="Robert" w:date="2021-12-21T21:54:00Z">
        <w:r w:rsidR="00AB2F06">
          <w:rPr>
            <w:rFonts w:ascii="Times New Roman" w:hAnsi="Times New Roman" w:cs="Times New Roman"/>
          </w:rPr>
          <w:t xml:space="preserve">in a previous study </w:t>
        </w:r>
      </w:ins>
      <w:ins w:id="530" w:author="Robert" w:date="2021-12-21T21:55:00Z">
        <w:r w:rsidR="00AB2F06">
          <w:rPr>
            <w:rFonts w:ascii="Times New Roman" w:hAnsi="Times New Roman" w:cs="Times New Roman"/>
          </w:rPr>
          <w:t xml:space="preserve">for multiple populations </w:t>
        </w:r>
      </w:ins>
      <w:r w:rsidRPr="003D3D78">
        <w:rPr>
          <w:rFonts w:ascii="Times New Roman" w:hAnsi="Times New Roman" w:cs="Times New Roman"/>
        </w:rPr>
        <w:t>using chiral GC-MS</w:t>
      </w:r>
      <w:r w:rsidR="00B9067F">
        <w:rPr>
          <w:rFonts w:ascii="Times New Roman" w:hAnsi="Times New Roman" w:cs="Times New Roman"/>
        </w:rPr>
        <w:t xml:space="preserve"> (</w:t>
      </w:r>
      <w:proofErr w:type="spellStart"/>
      <w:r w:rsidR="00B9067F">
        <w:rPr>
          <w:rFonts w:ascii="Times New Roman" w:hAnsi="Times New Roman" w:cs="Times New Roman"/>
        </w:rPr>
        <w:t>Bechen</w:t>
      </w:r>
      <w:proofErr w:type="spellEnd"/>
      <w:r w:rsidR="00B9067F">
        <w:rPr>
          <w:rFonts w:ascii="Times New Roman" w:hAnsi="Times New Roman" w:cs="Times New Roman"/>
        </w:rPr>
        <w:t xml:space="preserve"> et al. in press)</w:t>
      </w:r>
      <w:r w:rsidRPr="003D3D78">
        <w:rPr>
          <w:rFonts w:ascii="Times New Roman" w:hAnsi="Times New Roman" w:cs="Times New Roman"/>
        </w:rPr>
        <w:t>.</w:t>
      </w:r>
      <w:r>
        <w:rPr>
          <w:rFonts w:ascii="Times New Roman" w:hAnsi="Times New Roman" w:cs="Times New Roman"/>
        </w:rPr>
        <w:t xml:space="preserve"> </w:t>
      </w:r>
      <w:r w:rsidRPr="003D3D78">
        <w:rPr>
          <w:rFonts w:ascii="Times New Roman" w:hAnsi="Times New Roman" w:cs="Times New Roman"/>
        </w:rPr>
        <w:t>Data shown are mean +/- std. error (</w:t>
      </w:r>
      <w:proofErr w:type="spellStart"/>
      <w:r w:rsidRPr="003D3D78">
        <w:rPr>
          <w:rFonts w:ascii="Times New Roman" w:hAnsi="Times New Roman" w:cs="Times New Roman"/>
        </w:rPr>
        <w:t>s.e.m.</w:t>
      </w:r>
      <w:proofErr w:type="spellEnd"/>
      <w:r w:rsidRPr="003D3D78">
        <w:rPr>
          <w:rFonts w:ascii="Times New Roman" w:hAnsi="Times New Roman" w:cs="Times New Roman"/>
        </w:rPr>
        <w:t>) % of total emissions (TIC peak areas) for each compound.</w:t>
      </w:r>
      <w:r>
        <w:rPr>
          <w:rFonts w:ascii="Times New Roman" w:hAnsi="Times New Roman" w:cs="Times New Roman"/>
        </w:rPr>
        <w:t xml:space="preserve"> </w:t>
      </w:r>
      <w:r w:rsidRPr="003D3D78">
        <w:rPr>
          <w:rFonts w:ascii="Times New Roman" w:hAnsi="Times New Roman" w:cs="Times New Roman"/>
        </w:rPr>
        <w:t>Population abbreviations and order (proportion of plants emitting linalool) follow those presented in Table 1.</w:t>
      </w:r>
    </w:p>
    <w:p w14:paraId="5DCDDA88" w14:textId="4B1EC188" w:rsidR="0033073E" w:rsidRDefault="0033073E" w:rsidP="000271D1">
      <w:pPr>
        <w:spacing w:line="480" w:lineRule="auto"/>
        <w:rPr>
          <w:rFonts w:ascii="Times New Roman" w:hAnsi="Times New Roman" w:cs="Times New Roman"/>
        </w:rPr>
      </w:pPr>
    </w:p>
    <w:p w14:paraId="3D4573FD" w14:textId="77777777" w:rsidR="0033073E" w:rsidRPr="00D236B8" w:rsidRDefault="0033073E" w:rsidP="000271D1">
      <w:pPr>
        <w:spacing w:line="480" w:lineRule="auto"/>
        <w:rPr>
          <w:rFonts w:ascii="Times New Roman" w:eastAsia="Times New Roman" w:hAnsi="Times New Roman" w:cs="Times New Roman"/>
          <w:color w:val="000000"/>
          <w:sz w:val="18"/>
          <w:szCs w:val="18"/>
        </w:rPr>
      </w:pPr>
      <w:r w:rsidRPr="003D3D78">
        <w:rPr>
          <w:rFonts w:ascii="Times New Roman" w:eastAsia="Times New Roman" w:hAnsi="Times New Roman" w:cs="Times New Roman"/>
          <w:color w:val="000000"/>
          <w:sz w:val="18"/>
          <w:szCs w:val="18"/>
        </w:rPr>
        <w:t>1. m/z 41(100), 67(73), 83(45), 43(43), 69(35), 55(33), 82(25), 53(21), 54(14), 81(14)</w:t>
      </w:r>
    </w:p>
    <w:p w14:paraId="2C7F8FEC" w14:textId="77777777" w:rsidR="0033073E" w:rsidRPr="00D236B8" w:rsidRDefault="0033073E" w:rsidP="000271D1">
      <w:pPr>
        <w:spacing w:line="480" w:lineRule="auto"/>
        <w:rPr>
          <w:rFonts w:ascii="Times New Roman" w:hAnsi="Times New Roman" w:cs="Times New Roman"/>
          <w:sz w:val="18"/>
          <w:szCs w:val="18"/>
        </w:rPr>
      </w:pPr>
      <w:r w:rsidRPr="00D236B8">
        <w:rPr>
          <w:rFonts w:ascii="Times New Roman" w:hAnsi="Times New Roman" w:cs="Times New Roman"/>
          <w:sz w:val="18"/>
          <w:szCs w:val="18"/>
        </w:rPr>
        <w:t>2. m/z 79(100), 81(37), 41(28), 77(26), 43(24), 39(19), 53(13), 72(11), 93(11), 91(9)</w:t>
      </w:r>
    </w:p>
    <w:p w14:paraId="34C11080" w14:textId="77777777" w:rsidR="0033073E" w:rsidRPr="00D236B8" w:rsidRDefault="0033073E" w:rsidP="000271D1">
      <w:pPr>
        <w:spacing w:line="480" w:lineRule="auto"/>
        <w:rPr>
          <w:rFonts w:ascii="Times New Roman" w:hAnsi="Times New Roman" w:cs="Times New Roman"/>
          <w:sz w:val="18"/>
          <w:szCs w:val="18"/>
        </w:rPr>
      </w:pPr>
      <w:r w:rsidRPr="00D236B8">
        <w:rPr>
          <w:rFonts w:ascii="Times New Roman" w:hAnsi="Times New Roman" w:cs="Times New Roman"/>
          <w:sz w:val="18"/>
          <w:szCs w:val="18"/>
        </w:rPr>
        <w:t>3. TMTT = 4,8,12-trimethyl-1,3,7,11-tridecatetraene; stereo configuration not determined without an authentic standard</w:t>
      </w:r>
    </w:p>
    <w:p w14:paraId="6DA2C814" w14:textId="77777777" w:rsidR="0033073E" w:rsidRPr="00D236B8" w:rsidRDefault="0033073E" w:rsidP="000271D1">
      <w:pPr>
        <w:spacing w:line="480" w:lineRule="auto"/>
        <w:rPr>
          <w:rFonts w:ascii="Times New Roman" w:hAnsi="Times New Roman" w:cs="Times New Roman"/>
          <w:sz w:val="18"/>
          <w:szCs w:val="18"/>
        </w:rPr>
      </w:pPr>
      <w:r w:rsidRPr="00D236B8">
        <w:rPr>
          <w:rFonts w:ascii="Times New Roman" w:hAnsi="Times New Roman" w:cs="Times New Roman"/>
          <w:sz w:val="18"/>
          <w:szCs w:val="18"/>
        </w:rPr>
        <w:t>4. Jasmine lactone = 7-decen-5-olide</w:t>
      </w:r>
    </w:p>
    <w:p w14:paraId="0F4555F5" w14:textId="77777777" w:rsidR="0033073E" w:rsidRDefault="0033073E" w:rsidP="000271D1">
      <w:pPr>
        <w:spacing w:line="480" w:lineRule="auto"/>
        <w:rPr>
          <w:rFonts w:ascii="Times New Roman" w:hAnsi="Times New Roman" w:cs="Times New Roman"/>
          <w:b/>
        </w:rPr>
      </w:pPr>
    </w:p>
    <w:p w14:paraId="11311810" w14:textId="77777777" w:rsidR="0033073E" w:rsidRPr="00A261E1" w:rsidRDefault="0033073E" w:rsidP="000271D1">
      <w:pPr>
        <w:spacing w:line="480" w:lineRule="auto"/>
        <w:rPr>
          <w:rFonts w:ascii="Times New Roman" w:hAnsi="Times New Roman" w:cs="Times New Roman"/>
          <w:b/>
        </w:rPr>
      </w:pPr>
    </w:p>
    <w:p w14:paraId="27C8ED9A" w14:textId="3BFC4A91" w:rsidR="003A51AF" w:rsidRPr="00A261E1" w:rsidRDefault="003A51AF" w:rsidP="000271D1">
      <w:pPr>
        <w:spacing w:line="480" w:lineRule="auto"/>
        <w:rPr>
          <w:rFonts w:ascii="Times New Roman" w:hAnsi="Times New Roman" w:cs="Times New Roman"/>
          <w:b/>
        </w:rPr>
      </w:pPr>
    </w:p>
    <w:p w14:paraId="3EB8937B" w14:textId="77777777" w:rsidR="00EC6C99" w:rsidRDefault="00EC6C99" w:rsidP="000271D1">
      <w:pPr>
        <w:spacing w:line="480" w:lineRule="auto"/>
        <w:rPr>
          <w:rFonts w:ascii="Times New Roman" w:hAnsi="Times New Roman" w:cs="Times New Roman"/>
          <w:b/>
        </w:rPr>
        <w:sectPr w:rsidR="00EC6C99" w:rsidSect="00E106EB">
          <w:pgSz w:w="15840" w:h="12240" w:orient="landscape"/>
          <w:pgMar w:top="1440" w:right="1440" w:bottom="1440" w:left="1440" w:header="720" w:footer="720" w:gutter="0"/>
          <w:lnNumType w:countBy="1" w:restart="continuous"/>
          <w:cols w:space="720"/>
          <w:docGrid w:linePitch="360"/>
        </w:sectPr>
      </w:pPr>
    </w:p>
    <w:p w14:paraId="0D5EA60B" w14:textId="35B6D854" w:rsidR="00EC6C99" w:rsidDel="006C5FB9" w:rsidRDefault="00EC6C99" w:rsidP="006C5FB9">
      <w:pPr>
        <w:spacing w:line="480" w:lineRule="auto"/>
        <w:rPr>
          <w:del w:id="531" w:author="Robert" w:date="2021-12-29T13:21:00Z"/>
          <w:rFonts w:ascii="Times New Roman" w:hAnsi="Times New Roman" w:cs="Times New Roman"/>
        </w:rPr>
      </w:pPr>
      <w:r w:rsidRPr="00014511">
        <w:rPr>
          <w:rFonts w:ascii="Times New Roman" w:hAnsi="Times New Roman" w:cs="Times New Roman"/>
        </w:rPr>
        <w:lastRenderedPageBreak/>
        <w:t xml:space="preserve">Table </w:t>
      </w:r>
      <w:r w:rsidR="004E28EC" w:rsidRPr="00014511">
        <w:rPr>
          <w:rFonts w:ascii="Times New Roman" w:hAnsi="Times New Roman" w:cs="Times New Roman"/>
        </w:rPr>
        <w:t>3</w:t>
      </w:r>
      <w:r w:rsidRPr="00014511">
        <w:rPr>
          <w:rFonts w:ascii="Times New Roman" w:hAnsi="Times New Roman" w:cs="Times New Roman"/>
        </w:rPr>
        <w:t xml:space="preserve">: Floral scent collected </w:t>
      </w:r>
      <w:r w:rsidR="00014511" w:rsidRPr="00014511">
        <w:rPr>
          <w:rFonts w:ascii="Times New Roman" w:hAnsi="Times New Roman" w:cs="Times New Roman"/>
        </w:rPr>
        <w:t>during the first hour of anthesis from</w:t>
      </w:r>
      <w:r w:rsidRPr="00014511">
        <w:rPr>
          <w:rFonts w:ascii="Times New Roman" w:hAnsi="Times New Roman" w:cs="Times New Roman"/>
        </w:rPr>
        <w:t xml:space="preserve"> </w:t>
      </w:r>
      <w:r w:rsidR="00014511" w:rsidRPr="00014511">
        <w:rPr>
          <w:rFonts w:ascii="Times New Roman" w:hAnsi="Times New Roman" w:cs="Times New Roman"/>
        </w:rPr>
        <w:t xml:space="preserve">single flowers of </w:t>
      </w:r>
      <w:r w:rsidRPr="00014511">
        <w:rPr>
          <w:rFonts w:ascii="Times New Roman" w:hAnsi="Times New Roman" w:cs="Times New Roman"/>
          <w:i/>
          <w:iCs/>
        </w:rPr>
        <w:t xml:space="preserve">Oenothera </w:t>
      </w:r>
      <w:proofErr w:type="spellStart"/>
      <w:r w:rsidRPr="00014511">
        <w:rPr>
          <w:rFonts w:ascii="Times New Roman" w:hAnsi="Times New Roman" w:cs="Times New Roman"/>
          <w:i/>
          <w:iCs/>
        </w:rPr>
        <w:t>harringtonii</w:t>
      </w:r>
      <w:proofErr w:type="spellEnd"/>
      <w:r w:rsidR="00014511" w:rsidRPr="00014511">
        <w:rPr>
          <w:rFonts w:ascii="Times New Roman" w:hAnsi="Times New Roman" w:cs="Times New Roman"/>
        </w:rPr>
        <w:t xml:space="preserve"> plants </w:t>
      </w:r>
      <w:r w:rsidR="00014511" w:rsidRPr="00AB2F06">
        <w:rPr>
          <w:rFonts w:ascii="Times New Roman" w:hAnsi="Times New Roman" w:cs="Times New Roman"/>
          <w:highlight w:val="yellow"/>
          <w:rPrChange w:id="532" w:author="Robert" w:date="2021-12-21T21:56:00Z">
            <w:rPr>
              <w:rFonts w:ascii="Times New Roman" w:hAnsi="Times New Roman" w:cs="Times New Roman"/>
            </w:rPr>
          </w:rPrChange>
        </w:rPr>
        <w:t xml:space="preserve">grown in the </w:t>
      </w:r>
      <w:commentRangeStart w:id="533"/>
      <w:r w:rsidR="00014511" w:rsidRPr="00AB2F06">
        <w:rPr>
          <w:rFonts w:ascii="Times New Roman" w:hAnsi="Times New Roman" w:cs="Times New Roman"/>
          <w:highlight w:val="yellow"/>
          <w:rPrChange w:id="534" w:author="Robert" w:date="2021-12-21T21:56:00Z">
            <w:rPr>
              <w:rFonts w:ascii="Times New Roman" w:hAnsi="Times New Roman" w:cs="Times New Roman"/>
            </w:rPr>
          </w:rPrChange>
        </w:rPr>
        <w:t>greenhouse</w:t>
      </w:r>
      <w:commentRangeEnd w:id="533"/>
      <w:r w:rsidR="006C5FB9">
        <w:rPr>
          <w:rStyle w:val="CommentReference"/>
        </w:rPr>
        <w:commentReference w:id="533"/>
      </w:r>
      <w:r w:rsidRPr="003D3D78">
        <w:rPr>
          <w:rFonts w:ascii="Times New Roman" w:hAnsi="Times New Roman" w:cs="Times New Roman"/>
        </w:rPr>
        <w:t>.</w:t>
      </w:r>
      <w:r>
        <w:rPr>
          <w:rFonts w:ascii="Times New Roman" w:hAnsi="Times New Roman" w:cs="Times New Roman"/>
        </w:rPr>
        <w:t xml:space="preserve"> </w:t>
      </w:r>
      <w:del w:id="535" w:author="Robert" w:date="2021-12-29T13:21:00Z">
        <w:r w:rsidRPr="003D3D78" w:rsidDel="006C5FB9">
          <w:rPr>
            <w:rFonts w:ascii="Times New Roman" w:hAnsi="Times New Roman" w:cs="Times New Roman"/>
          </w:rPr>
          <w:delText>Compounds in bold font were confirmed through co-injection with authentic standards. Other compound identities are inferred from mass spectral library match</w:delText>
        </w:r>
        <w:r w:rsidDel="006C5FB9">
          <w:rPr>
            <w:rFonts w:ascii="Times New Roman" w:hAnsi="Times New Roman" w:cs="Times New Roman"/>
          </w:rPr>
          <w:delText xml:space="preserve"> </w:delText>
        </w:r>
        <w:r w:rsidRPr="003D3D78" w:rsidDel="006C5FB9">
          <w:rPr>
            <w:rFonts w:ascii="Times New Roman" w:hAnsi="Times New Roman" w:cs="Times New Roman"/>
          </w:rPr>
          <w:delText>and co-occurrence with related compounds or isomers. Enantiomeric configuration of linalool was previously determined using chiral GC-MS.</w:delText>
        </w:r>
        <w:r w:rsidDel="006C5FB9">
          <w:rPr>
            <w:rFonts w:ascii="Times New Roman" w:hAnsi="Times New Roman" w:cs="Times New Roman"/>
          </w:rPr>
          <w:delText xml:space="preserve"> </w:delText>
        </w:r>
        <w:r w:rsidRPr="003D3D78" w:rsidDel="006C5FB9">
          <w:rPr>
            <w:rFonts w:ascii="Times New Roman" w:hAnsi="Times New Roman" w:cs="Times New Roman"/>
          </w:rPr>
          <w:delText>Data shown are mean +/- std. error (s.e.m.) % of total emissions (TIC peak areas) for each compound.</w:delText>
        </w:r>
        <w:r w:rsidDel="006C5FB9">
          <w:rPr>
            <w:rFonts w:ascii="Times New Roman" w:hAnsi="Times New Roman" w:cs="Times New Roman"/>
          </w:rPr>
          <w:delText xml:space="preserve"> </w:delText>
        </w:r>
        <w:r w:rsidRPr="003D3D78" w:rsidDel="006C5FB9">
          <w:rPr>
            <w:rFonts w:ascii="Times New Roman" w:hAnsi="Times New Roman" w:cs="Times New Roman"/>
          </w:rPr>
          <w:delText>Population abbreviations and order (proportion of plants emitting linalool) follow those presented in Table 1.</w:delText>
        </w:r>
      </w:del>
    </w:p>
    <w:p w14:paraId="0314B197" w14:textId="2E17E5F6" w:rsidR="00EC6C99" w:rsidRDefault="00C61065" w:rsidP="006C5FB9">
      <w:pPr>
        <w:spacing w:line="480" w:lineRule="auto"/>
        <w:rPr>
          <w:rFonts w:ascii="Times New Roman" w:hAnsi="Times New Roman" w:cs="Times New Roman"/>
        </w:rPr>
      </w:pPr>
      <w:del w:id="536" w:author="Robert" w:date="2021-12-29T13:21:00Z">
        <w:r w:rsidDel="006C5FB9">
          <w:rPr>
            <w:rFonts w:ascii="Times New Roman" w:hAnsi="Times New Roman" w:cs="Times New Roman"/>
            <w:noProof/>
          </w:rPr>
          <w:object w:dxaOrig="16980" w:dyaOrig="15920" w14:anchorId="59A15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3.7pt;height:453.3pt;mso-width-percent:0;mso-height-percent:0;mso-width-percent:0;mso-height-percent:0" o:ole="">
              <v:imagedata r:id="rId19" o:title=""/>
            </v:shape>
            <o:OLEObject Type="Embed" ProgID="Excel.Sheet.12" ShapeID="_x0000_i1025" DrawAspect="Content" ObjectID="_1703079788" r:id="rId20"/>
          </w:object>
        </w:r>
      </w:del>
    </w:p>
    <w:p w14:paraId="4BEDAD2B" w14:textId="42689985" w:rsidR="00EC6C99" w:rsidRPr="008B5871" w:rsidDel="006C5FB9" w:rsidRDefault="00EC6C99" w:rsidP="000271D1">
      <w:pPr>
        <w:spacing w:line="480" w:lineRule="auto"/>
        <w:rPr>
          <w:del w:id="537" w:author="Robert" w:date="2021-12-29T13:21:00Z"/>
          <w:rFonts w:ascii="Times New Roman" w:hAnsi="Times New Roman" w:cs="Times New Roman"/>
          <w:sz w:val="18"/>
          <w:szCs w:val="18"/>
        </w:rPr>
      </w:pPr>
      <w:del w:id="538" w:author="Robert" w:date="2021-12-29T13:21:00Z">
        <w:r w:rsidRPr="008B5871" w:rsidDel="006C5FB9">
          <w:rPr>
            <w:rFonts w:ascii="Times New Roman" w:hAnsi="Times New Roman" w:cs="Times New Roman"/>
            <w:sz w:val="18"/>
            <w:szCs w:val="18"/>
          </w:rPr>
          <w:delText>* original GC oven program was 10C/min, rather than 15C/min. Retention times provided here are translated to the faster program for consistency with field-collected data</w:delText>
        </w:r>
      </w:del>
    </w:p>
    <w:p w14:paraId="7819371E" w14:textId="41FC1534" w:rsidR="00EC6C99" w:rsidRPr="008B5871" w:rsidDel="006C5FB9" w:rsidRDefault="00EC6C99" w:rsidP="000271D1">
      <w:pPr>
        <w:spacing w:line="480" w:lineRule="auto"/>
        <w:rPr>
          <w:del w:id="539" w:author="Robert" w:date="2021-12-29T13:21:00Z"/>
          <w:rFonts w:ascii="Times New Roman" w:hAnsi="Times New Roman" w:cs="Times New Roman"/>
          <w:sz w:val="18"/>
          <w:szCs w:val="18"/>
        </w:rPr>
      </w:pPr>
      <w:del w:id="540" w:author="Robert" w:date="2021-12-29T13:21:00Z">
        <w:r w:rsidRPr="008B5871" w:rsidDel="006C5FB9">
          <w:rPr>
            <w:rFonts w:ascii="Times New Roman" w:hAnsi="Times New Roman" w:cs="Times New Roman"/>
            <w:sz w:val="18"/>
            <w:szCs w:val="18"/>
          </w:rPr>
          <w:delText>n/a: floral masses not recorded, emission rates per floral mass not calculated</w:delText>
        </w:r>
      </w:del>
    </w:p>
    <w:p w14:paraId="7A646B56" w14:textId="16C1705E" w:rsidR="00EC6C99" w:rsidRPr="008B5871" w:rsidDel="006C5FB9" w:rsidRDefault="00EC6C99" w:rsidP="000271D1">
      <w:pPr>
        <w:spacing w:line="480" w:lineRule="auto"/>
        <w:rPr>
          <w:del w:id="541" w:author="Robert" w:date="2021-12-29T13:21:00Z"/>
          <w:rFonts w:ascii="Times New Roman" w:hAnsi="Times New Roman" w:cs="Times New Roman"/>
          <w:sz w:val="18"/>
          <w:szCs w:val="18"/>
        </w:rPr>
      </w:pPr>
      <w:del w:id="542" w:author="Robert" w:date="2021-12-29T13:21:00Z">
        <w:r w:rsidRPr="008B5871" w:rsidDel="006C5FB9">
          <w:rPr>
            <w:rFonts w:ascii="Times New Roman" w:hAnsi="Times New Roman" w:cs="Times New Roman"/>
            <w:sz w:val="18"/>
            <w:szCs w:val="18"/>
          </w:rPr>
          <w:delText>1. m/z 41(100), 67(73), 83(45), 43(43), 69(35), 55(33), 82(25), 53(21), 54(14), 81(14)</w:delText>
        </w:r>
      </w:del>
    </w:p>
    <w:p w14:paraId="7976C2BE" w14:textId="2DCAA3D4" w:rsidR="00EC6C99" w:rsidRPr="008B5871" w:rsidDel="006C5FB9" w:rsidRDefault="00EC6C99" w:rsidP="000271D1">
      <w:pPr>
        <w:spacing w:line="480" w:lineRule="auto"/>
        <w:rPr>
          <w:del w:id="543" w:author="Robert" w:date="2021-12-29T13:21:00Z"/>
          <w:rFonts w:ascii="Times New Roman" w:hAnsi="Times New Roman" w:cs="Times New Roman"/>
          <w:sz w:val="18"/>
          <w:szCs w:val="18"/>
        </w:rPr>
      </w:pPr>
      <w:del w:id="544" w:author="Robert" w:date="2021-12-29T13:21:00Z">
        <w:r w:rsidRPr="008B5871" w:rsidDel="006C5FB9">
          <w:rPr>
            <w:rFonts w:ascii="Times New Roman" w:hAnsi="Times New Roman" w:cs="Times New Roman"/>
            <w:sz w:val="18"/>
            <w:szCs w:val="18"/>
          </w:rPr>
          <w:delText>2. m/z 79(100), 81(37), 41(28), 77(26), 43(24), 39(19), 53(13), 72(11), 93(11), 91(9)</w:delText>
        </w:r>
      </w:del>
    </w:p>
    <w:p w14:paraId="5C19E0A4" w14:textId="18636CFB" w:rsidR="00EC6C99" w:rsidRPr="008B5871" w:rsidDel="006C5FB9" w:rsidRDefault="00EC6C99" w:rsidP="000271D1">
      <w:pPr>
        <w:spacing w:line="480" w:lineRule="auto"/>
        <w:rPr>
          <w:del w:id="545" w:author="Robert" w:date="2021-12-29T13:21:00Z"/>
          <w:rFonts w:ascii="Times New Roman" w:hAnsi="Times New Roman" w:cs="Times New Roman"/>
          <w:sz w:val="18"/>
          <w:szCs w:val="18"/>
        </w:rPr>
      </w:pPr>
      <w:del w:id="546" w:author="Robert" w:date="2021-12-29T13:21:00Z">
        <w:r w:rsidRPr="008B5871" w:rsidDel="006C5FB9">
          <w:rPr>
            <w:rFonts w:ascii="Times New Roman" w:hAnsi="Times New Roman" w:cs="Times New Roman"/>
            <w:sz w:val="18"/>
            <w:szCs w:val="18"/>
          </w:rPr>
          <w:delText>3. TMTT = 4,8,12-trimethyl-1,3,7,11-tridecatetraene; stereo configuration not determined without an authentic standard</w:delText>
        </w:r>
      </w:del>
    </w:p>
    <w:p w14:paraId="03A8D6D9" w14:textId="3958992C" w:rsidR="00F07528" w:rsidRPr="008B5871" w:rsidRDefault="00EC6C99" w:rsidP="000271D1">
      <w:pPr>
        <w:spacing w:line="480" w:lineRule="auto"/>
        <w:rPr>
          <w:rFonts w:ascii="Times New Roman" w:hAnsi="Times New Roman" w:cs="Times New Roman"/>
          <w:sz w:val="18"/>
          <w:szCs w:val="18"/>
        </w:rPr>
      </w:pPr>
      <w:del w:id="547" w:author="Robert" w:date="2021-12-29T13:21:00Z">
        <w:r w:rsidRPr="008B5871" w:rsidDel="006C5FB9">
          <w:rPr>
            <w:rFonts w:ascii="Times New Roman" w:hAnsi="Times New Roman" w:cs="Times New Roman"/>
            <w:sz w:val="18"/>
            <w:szCs w:val="18"/>
          </w:rPr>
          <w:delText>4. Jasmine lactone = 7-decen-5-olide</w:delText>
        </w:r>
      </w:del>
      <w:r w:rsidR="00F07528" w:rsidRPr="008B5871">
        <w:rPr>
          <w:rFonts w:ascii="Times New Roman" w:hAnsi="Times New Roman" w:cs="Times New Roman"/>
          <w:b/>
        </w:rPr>
        <w:br w:type="page"/>
      </w:r>
    </w:p>
    <w:p w14:paraId="73F4CF1B" w14:textId="277D0EAD" w:rsidR="00F37D7B" w:rsidRPr="008B5871" w:rsidRDefault="00F37D7B" w:rsidP="000271D1">
      <w:pPr>
        <w:spacing w:line="480" w:lineRule="auto"/>
        <w:rPr>
          <w:rFonts w:ascii="Times New Roman" w:hAnsi="Times New Roman" w:cs="Times New Roman"/>
          <w:b/>
        </w:rPr>
      </w:pPr>
      <w:commentRangeStart w:id="548"/>
      <w:r w:rsidRPr="008B5871">
        <w:rPr>
          <w:rFonts w:ascii="Times New Roman" w:hAnsi="Times New Roman" w:cs="Times New Roman"/>
          <w:b/>
        </w:rPr>
        <w:lastRenderedPageBreak/>
        <w:t>References</w:t>
      </w:r>
      <w:commentRangeEnd w:id="548"/>
      <w:r w:rsidR="00AF0544">
        <w:rPr>
          <w:rStyle w:val="CommentReference"/>
        </w:rPr>
        <w:commentReference w:id="548"/>
      </w:r>
    </w:p>
    <w:p w14:paraId="25D5C4D1" w14:textId="3086A96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Alarcón</w:t>
      </w:r>
      <w:proofErr w:type="spellEnd"/>
      <w:r w:rsidRPr="008B5871">
        <w:rPr>
          <w:rFonts w:ascii="Times New Roman" w:hAnsi="Times New Roman" w:cs="Times New Roman"/>
        </w:rPr>
        <w:t xml:space="preserve">, R., </w:t>
      </w:r>
      <w:proofErr w:type="spellStart"/>
      <w:r w:rsidRPr="008B5871">
        <w:rPr>
          <w:rFonts w:ascii="Times New Roman" w:hAnsi="Times New Roman" w:cs="Times New Roman"/>
        </w:rPr>
        <w:t>Davidowitz</w:t>
      </w:r>
      <w:proofErr w:type="spellEnd"/>
      <w:r w:rsidRPr="008B5871">
        <w:rPr>
          <w:rFonts w:ascii="Times New Roman" w:hAnsi="Times New Roman" w:cs="Times New Roman"/>
        </w:rPr>
        <w:t>, G., Bronstein, J.L., 2008. Nectar usage in a southern Arizona hawkmoth community. Ecological Entomology 33, 503–509. https://doi.org/10.1111/j.1365-2311.2008.00996.x</w:t>
      </w:r>
    </w:p>
    <w:p w14:paraId="14EC3BA7"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Anderson, B., </w:t>
      </w:r>
      <w:proofErr w:type="spellStart"/>
      <w:r w:rsidRPr="008B5871">
        <w:rPr>
          <w:rFonts w:ascii="Times New Roman" w:hAnsi="Times New Roman" w:cs="Times New Roman"/>
        </w:rPr>
        <w:t>Alexandersson</w:t>
      </w:r>
      <w:proofErr w:type="spellEnd"/>
      <w:r w:rsidRPr="008B5871">
        <w:rPr>
          <w:rFonts w:ascii="Times New Roman" w:hAnsi="Times New Roman" w:cs="Times New Roman"/>
        </w:rPr>
        <w:t xml:space="preserve">, R., Johnson, S.D., 2010. Evolution and coexistence of pollination ecotypes in an African </w:t>
      </w:r>
      <w:r w:rsidRPr="008B5871">
        <w:rPr>
          <w:rFonts w:ascii="Times New Roman" w:hAnsi="Times New Roman" w:cs="Times New Roman"/>
          <w:i/>
          <w:iCs/>
        </w:rPr>
        <w:t>Gladiolus</w:t>
      </w:r>
      <w:r w:rsidRPr="008B5871">
        <w:rPr>
          <w:rFonts w:ascii="Times New Roman" w:hAnsi="Times New Roman" w:cs="Times New Roman"/>
        </w:rPr>
        <w:t xml:space="preserve"> (Iridaceae). Evolution 64, 960–972. https://doi.org/10.1111/j.1558-5646.2009.00880.x</w:t>
      </w:r>
    </w:p>
    <w:p w14:paraId="45B93236"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Artz</w:t>
      </w:r>
      <w:proofErr w:type="spellEnd"/>
      <w:r w:rsidRPr="008B5871">
        <w:rPr>
          <w:rFonts w:ascii="Times New Roman" w:hAnsi="Times New Roman" w:cs="Times New Roman"/>
        </w:rPr>
        <w:t xml:space="preserve">, D.R., Villagra, C.A.,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2010. Spatiotemporal variation in the reproductive ecology of two </w:t>
      </w:r>
      <w:proofErr w:type="spellStart"/>
      <w:r w:rsidRPr="008B5871">
        <w:rPr>
          <w:rFonts w:ascii="Times New Roman" w:hAnsi="Times New Roman" w:cs="Times New Roman"/>
        </w:rPr>
        <w:t>parapatric</w:t>
      </w:r>
      <w:proofErr w:type="spellEnd"/>
      <w:r w:rsidRPr="008B5871">
        <w:rPr>
          <w:rFonts w:ascii="Times New Roman" w:hAnsi="Times New Roman" w:cs="Times New Roman"/>
        </w:rPr>
        <w:t xml:space="preserve"> subspecies of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cespitosa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American Journal of Botany 97, 1498–1510. https://doi.org/10.3732/ajb.1000086</w:t>
      </w:r>
    </w:p>
    <w:p w14:paraId="6CC81276"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Bechen</w:t>
      </w:r>
      <w:proofErr w:type="spellEnd"/>
      <w:r w:rsidRPr="008B5871">
        <w:rPr>
          <w:rFonts w:ascii="Times New Roman" w:hAnsi="Times New Roman" w:cs="Times New Roman"/>
        </w:rPr>
        <w:t xml:space="preserve">, L.L., Johnson, M.G., Broadhead, G.T., Levin, R.A., </w:t>
      </w:r>
      <w:proofErr w:type="spellStart"/>
      <w:r w:rsidRPr="008B5871">
        <w:rPr>
          <w:rFonts w:ascii="Times New Roman" w:hAnsi="Times New Roman" w:cs="Times New Roman"/>
        </w:rPr>
        <w:t>Overson</w:t>
      </w:r>
      <w:proofErr w:type="spellEnd"/>
      <w:r w:rsidRPr="008B5871">
        <w:rPr>
          <w:rFonts w:ascii="Times New Roman" w:hAnsi="Times New Roman" w:cs="Times New Roman"/>
        </w:rPr>
        <w:t xml:space="preserve">, R.P., </w:t>
      </w:r>
      <w:proofErr w:type="spellStart"/>
      <w:r w:rsidRPr="008B5871">
        <w:rPr>
          <w:rFonts w:ascii="Times New Roman" w:hAnsi="Times New Roman" w:cs="Times New Roman"/>
        </w:rPr>
        <w:t>Jogesh</w:t>
      </w:r>
      <w:proofErr w:type="spellEnd"/>
      <w:r w:rsidRPr="008B5871">
        <w:rPr>
          <w:rFonts w:ascii="Times New Roman" w:hAnsi="Times New Roman" w:cs="Times New Roman"/>
        </w:rPr>
        <w:t xml:space="preserve">, T., </w:t>
      </w:r>
      <w:proofErr w:type="spellStart"/>
      <w:r w:rsidRPr="008B5871">
        <w:rPr>
          <w:rFonts w:ascii="Times New Roman" w:hAnsi="Times New Roman" w:cs="Times New Roman"/>
        </w:rPr>
        <w:t>Fant</w:t>
      </w:r>
      <w:proofErr w:type="spellEnd"/>
      <w:r w:rsidRPr="008B5871">
        <w:rPr>
          <w:rFonts w:ascii="Times New Roman" w:hAnsi="Times New Roman" w:cs="Times New Roman"/>
        </w:rPr>
        <w:t xml:space="preserve">, J.B.,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w:t>
      </w:r>
      <w:proofErr w:type="spellStart"/>
      <w:r w:rsidRPr="008B5871">
        <w:rPr>
          <w:rFonts w:ascii="Times New Roman" w:hAnsi="Times New Roman" w:cs="Times New Roman"/>
        </w:rPr>
        <w:t>Wickett</w:t>
      </w:r>
      <w:proofErr w:type="spellEnd"/>
      <w:r w:rsidRPr="008B5871">
        <w:rPr>
          <w:rFonts w:ascii="Times New Roman" w:hAnsi="Times New Roman" w:cs="Times New Roman"/>
        </w:rPr>
        <w:t xml:space="preserve">, N.J., In Review. Differential gene expression associated with a floral scent polymorphism in the evening primrose,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harringtonii</w:t>
      </w:r>
      <w:proofErr w:type="spellEnd"/>
      <w:r w:rsidRPr="008B5871">
        <w:rPr>
          <w:rFonts w:ascii="Times New Roman" w:hAnsi="Times New Roman" w:cs="Times New Roman"/>
          <w:i/>
          <w:iCs/>
        </w:rPr>
        <w:t xml:space="preserve"> </w:t>
      </w:r>
      <w:r w:rsidRPr="008B5871">
        <w:rPr>
          <w:rFonts w:ascii="Times New Roman" w:hAnsi="Times New Roman" w:cs="Times New Roman"/>
        </w:rPr>
        <w:t>(</w:t>
      </w:r>
      <w:proofErr w:type="spellStart"/>
      <w:r w:rsidRPr="008B5871">
        <w:rPr>
          <w:rFonts w:ascii="Times New Roman" w:hAnsi="Times New Roman" w:cs="Times New Roman"/>
        </w:rPr>
        <w:t>Onagraceae</w:t>
      </w:r>
      <w:proofErr w:type="spellEnd"/>
      <w:r w:rsidRPr="008B5871">
        <w:rPr>
          <w:rFonts w:ascii="Times New Roman" w:hAnsi="Times New Roman" w:cs="Times New Roman"/>
        </w:rPr>
        <w:t>). BMC Genomics.</w:t>
      </w:r>
    </w:p>
    <w:p w14:paraId="527938B2"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Bischoff, M.,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Jürgens</w:t>
      </w:r>
      <w:proofErr w:type="spellEnd"/>
      <w:r w:rsidRPr="008B5871">
        <w:rPr>
          <w:rFonts w:ascii="Times New Roman" w:hAnsi="Times New Roman" w:cs="Times New Roman"/>
        </w:rPr>
        <w:t>, A., Campbell, D.R., 2015. Context-dependent reproductive isolation mediated by floral scent and color. Evolution 69, 1–13. http://www.jstor.org/stable/24704059</w:t>
      </w:r>
    </w:p>
    <w:p w14:paraId="0F80DA03"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Boachon</w:t>
      </w:r>
      <w:proofErr w:type="spellEnd"/>
      <w:r w:rsidRPr="008B5871">
        <w:rPr>
          <w:rFonts w:ascii="Times New Roman" w:hAnsi="Times New Roman" w:cs="Times New Roman"/>
        </w:rPr>
        <w:t xml:space="preserve">, B., Junker, R.R., </w:t>
      </w:r>
      <w:proofErr w:type="spellStart"/>
      <w:r w:rsidRPr="008B5871">
        <w:rPr>
          <w:rFonts w:ascii="Times New Roman" w:hAnsi="Times New Roman" w:cs="Times New Roman"/>
        </w:rPr>
        <w:t>Miesch</w:t>
      </w:r>
      <w:proofErr w:type="spellEnd"/>
      <w:r w:rsidRPr="008B5871">
        <w:rPr>
          <w:rFonts w:ascii="Times New Roman" w:hAnsi="Times New Roman" w:cs="Times New Roman"/>
        </w:rPr>
        <w:t xml:space="preserve">, L., </w:t>
      </w:r>
      <w:proofErr w:type="spellStart"/>
      <w:r w:rsidRPr="008B5871">
        <w:rPr>
          <w:rFonts w:ascii="Times New Roman" w:hAnsi="Times New Roman" w:cs="Times New Roman"/>
        </w:rPr>
        <w:t>Bassard</w:t>
      </w:r>
      <w:proofErr w:type="spellEnd"/>
      <w:r w:rsidRPr="008B5871">
        <w:rPr>
          <w:rFonts w:ascii="Times New Roman" w:hAnsi="Times New Roman" w:cs="Times New Roman"/>
        </w:rPr>
        <w:t xml:space="preserve">, J.-E., </w:t>
      </w:r>
      <w:proofErr w:type="spellStart"/>
      <w:r w:rsidRPr="008B5871">
        <w:rPr>
          <w:rFonts w:ascii="Times New Roman" w:hAnsi="Times New Roman" w:cs="Times New Roman"/>
        </w:rPr>
        <w:t>Höfer</w:t>
      </w:r>
      <w:proofErr w:type="spellEnd"/>
      <w:r w:rsidRPr="008B5871">
        <w:rPr>
          <w:rFonts w:ascii="Times New Roman" w:hAnsi="Times New Roman" w:cs="Times New Roman"/>
        </w:rPr>
        <w:t xml:space="preserve">, R., </w:t>
      </w:r>
      <w:proofErr w:type="spellStart"/>
      <w:r w:rsidRPr="008B5871">
        <w:rPr>
          <w:rFonts w:ascii="Times New Roman" w:hAnsi="Times New Roman" w:cs="Times New Roman"/>
        </w:rPr>
        <w:t>Caillieaudeaux</w:t>
      </w:r>
      <w:proofErr w:type="spellEnd"/>
      <w:r w:rsidRPr="008B5871">
        <w:rPr>
          <w:rFonts w:ascii="Times New Roman" w:hAnsi="Times New Roman" w:cs="Times New Roman"/>
        </w:rPr>
        <w:t xml:space="preserve">, R., Seidel, D.E., </w:t>
      </w:r>
      <w:proofErr w:type="spellStart"/>
      <w:r w:rsidRPr="008B5871">
        <w:rPr>
          <w:rFonts w:ascii="Times New Roman" w:hAnsi="Times New Roman" w:cs="Times New Roman"/>
        </w:rPr>
        <w:t>Lesot</w:t>
      </w:r>
      <w:proofErr w:type="spellEnd"/>
      <w:r w:rsidRPr="008B5871">
        <w:rPr>
          <w:rFonts w:ascii="Times New Roman" w:hAnsi="Times New Roman" w:cs="Times New Roman"/>
        </w:rPr>
        <w:t xml:space="preserve">, A., Heinrich, C., </w:t>
      </w:r>
      <w:proofErr w:type="spellStart"/>
      <w:r w:rsidRPr="008B5871">
        <w:rPr>
          <w:rFonts w:ascii="Times New Roman" w:hAnsi="Times New Roman" w:cs="Times New Roman"/>
        </w:rPr>
        <w:t>Ginglinger</w:t>
      </w:r>
      <w:proofErr w:type="spellEnd"/>
      <w:r w:rsidRPr="008B5871">
        <w:rPr>
          <w:rFonts w:ascii="Times New Roman" w:hAnsi="Times New Roman" w:cs="Times New Roman"/>
        </w:rPr>
        <w:t xml:space="preserve">, J.-F., </w:t>
      </w:r>
      <w:proofErr w:type="spellStart"/>
      <w:r w:rsidRPr="008B5871">
        <w:rPr>
          <w:rFonts w:ascii="Times New Roman" w:hAnsi="Times New Roman" w:cs="Times New Roman"/>
        </w:rPr>
        <w:t>Allouche</w:t>
      </w:r>
      <w:proofErr w:type="spellEnd"/>
      <w:r w:rsidRPr="008B5871">
        <w:rPr>
          <w:rFonts w:ascii="Times New Roman" w:hAnsi="Times New Roman" w:cs="Times New Roman"/>
        </w:rPr>
        <w:t xml:space="preserve">, L., Vincent, B., </w:t>
      </w:r>
      <w:proofErr w:type="spellStart"/>
      <w:r w:rsidRPr="008B5871">
        <w:rPr>
          <w:rFonts w:ascii="Times New Roman" w:hAnsi="Times New Roman" w:cs="Times New Roman"/>
        </w:rPr>
        <w:t>Wahyuni</w:t>
      </w:r>
      <w:proofErr w:type="spellEnd"/>
      <w:r w:rsidRPr="008B5871">
        <w:rPr>
          <w:rFonts w:ascii="Times New Roman" w:hAnsi="Times New Roman" w:cs="Times New Roman"/>
        </w:rPr>
        <w:t xml:space="preserve">, D.S.C., Paetz, C., </w:t>
      </w:r>
      <w:proofErr w:type="spellStart"/>
      <w:r w:rsidRPr="008B5871">
        <w:rPr>
          <w:rFonts w:ascii="Times New Roman" w:hAnsi="Times New Roman" w:cs="Times New Roman"/>
        </w:rPr>
        <w:t>Beran</w:t>
      </w:r>
      <w:proofErr w:type="spellEnd"/>
      <w:r w:rsidRPr="008B5871">
        <w:rPr>
          <w:rFonts w:ascii="Times New Roman" w:hAnsi="Times New Roman" w:cs="Times New Roman"/>
        </w:rPr>
        <w:t xml:space="preserve">, F., </w:t>
      </w:r>
      <w:proofErr w:type="spellStart"/>
      <w:r w:rsidRPr="008B5871">
        <w:rPr>
          <w:rFonts w:ascii="Times New Roman" w:hAnsi="Times New Roman" w:cs="Times New Roman"/>
        </w:rPr>
        <w:t>Miesch</w:t>
      </w:r>
      <w:proofErr w:type="spellEnd"/>
      <w:r w:rsidRPr="008B5871">
        <w:rPr>
          <w:rFonts w:ascii="Times New Roman" w:hAnsi="Times New Roman" w:cs="Times New Roman"/>
        </w:rPr>
        <w:t xml:space="preserve">, M., Schneider, B., </w:t>
      </w:r>
      <w:proofErr w:type="spellStart"/>
      <w:r w:rsidRPr="008B5871">
        <w:rPr>
          <w:rFonts w:ascii="Times New Roman" w:hAnsi="Times New Roman" w:cs="Times New Roman"/>
        </w:rPr>
        <w:t>Leiss</w:t>
      </w:r>
      <w:proofErr w:type="spellEnd"/>
      <w:r w:rsidRPr="008B5871">
        <w:rPr>
          <w:rFonts w:ascii="Times New Roman" w:hAnsi="Times New Roman" w:cs="Times New Roman"/>
        </w:rPr>
        <w:t xml:space="preserve">, K., </w:t>
      </w:r>
      <w:proofErr w:type="spellStart"/>
      <w:r w:rsidRPr="008B5871">
        <w:rPr>
          <w:rFonts w:ascii="Times New Roman" w:hAnsi="Times New Roman" w:cs="Times New Roman"/>
        </w:rPr>
        <w:t>Werck-Reichhart</w:t>
      </w:r>
      <w:proofErr w:type="spellEnd"/>
      <w:r w:rsidRPr="008B5871">
        <w:rPr>
          <w:rFonts w:ascii="Times New Roman" w:hAnsi="Times New Roman" w:cs="Times New Roman"/>
        </w:rPr>
        <w:t xml:space="preserve">, D., 2015. CYP76C1 (Cytochrome P450)-mediated linalool metabolism and the formation of volatile and soluble linalool oxides in </w:t>
      </w:r>
      <w:r w:rsidRPr="008B5871">
        <w:rPr>
          <w:rFonts w:ascii="Times New Roman" w:hAnsi="Times New Roman" w:cs="Times New Roman"/>
          <w:i/>
          <w:iCs/>
        </w:rPr>
        <w:t>Arabidopsis</w:t>
      </w:r>
      <w:r w:rsidRPr="008B5871">
        <w:rPr>
          <w:rFonts w:ascii="Times New Roman" w:hAnsi="Times New Roman" w:cs="Times New Roman"/>
        </w:rPr>
        <w:t xml:space="preserve"> flowers: A strategy for defense against floral antagonists. The Plant Cell tpc.15.00399. https://doi.org/10.1105/tpc.15.00399</w:t>
      </w:r>
    </w:p>
    <w:p w14:paraId="5D38544B"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Bruzzese</w:t>
      </w:r>
      <w:proofErr w:type="spellEnd"/>
      <w:r w:rsidRPr="008B5871">
        <w:rPr>
          <w:rFonts w:ascii="Times New Roman" w:hAnsi="Times New Roman" w:cs="Times New Roman"/>
        </w:rPr>
        <w:t xml:space="preserve">, D.J., Wagner, D.L., Harrison, T., </w:t>
      </w:r>
      <w:proofErr w:type="spellStart"/>
      <w:r w:rsidRPr="008B5871">
        <w:rPr>
          <w:rFonts w:ascii="Times New Roman" w:hAnsi="Times New Roman" w:cs="Times New Roman"/>
        </w:rPr>
        <w:t>Jogesh</w:t>
      </w:r>
      <w:proofErr w:type="spellEnd"/>
      <w:r w:rsidRPr="008B5871">
        <w:rPr>
          <w:rFonts w:ascii="Times New Roman" w:hAnsi="Times New Roman" w:cs="Times New Roman"/>
        </w:rPr>
        <w:t xml:space="preserve">, T., </w:t>
      </w:r>
      <w:proofErr w:type="spellStart"/>
      <w:r w:rsidRPr="008B5871">
        <w:rPr>
          <w:rFonts w:ascii="Times New Roman" w:hAnsi="Times New Roman" w:cs="Times New Roman"/>
        </w:rPr>
        <w:t>Overson</w:t>
      </w:r>
      <w:proofErr w:type="spellEnd"/>
      <w:r w:rsidRPr="008B5871">
        <w:rPr>
          <w:rFonts w:ascii="Times New Roman" w:hAnsi="Times New Roman" w:cs="Times New Roman"/>
        </w:rPr>
        <w:t xml:space="preserve">, R.P., </w:t>
      </w:r>
      <w:proofErr w:type="spellStart"/>
      <w:r w:rsidRPr="008B5871">
        <w:rPr>
          <w:rFonts w:ascii="Times New Roman" w:hAnsi="Times New Roman" w:cs="Times New Roman"/>
        </w:rPr>
        <w:t>Wickett</w:t>
      </w:r>
      <w:proofErr w:type="spellEnd"/>
      <w:r w:rsidRPr="008B5871">
        <w:rPr>
          <w:rFonts w:ascii="Times New Roman" w:hAnsi="Times New Roman" w:cs="Times New Roman"/>
        </w:rPr>
        <w:t xml:space="preserve">, N.J.,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2019. Phylogeny, host use, and diversification in the moth family </w:t>
      </w:r>
      <w:proofErr w:type="spellStart"/>
      <w:r w:rsidRPr="008B5871">
        <w:rPr>
          <w:rFonts w:ascii="Times New Roman" w:hAnsi="Times New Roman" w:cs="Times New Roman"/>
        </w:rPr>
        <w:t>Momphidae</w:t>
      </w:r>
      <w:proofErr w:type="spellEnd"/>
      <w:r w:rsidRPr="008B5871">
        <w:rPr>
          <w:rFonts w:ascii="Times New Roman" w:hAnsi="Times New Roman" w:cs="Times New Roman"/>
        </w:rPr>
        <w:t xml:space="preserve"> (Lepidoptera: </w:t>
      </w:r>
      <w:proofErr w:type="spellStart"/>
      <w:r w:rsidRPr="008B5871">
        <w:rPr>
          <w:rFonts w:ascii="Times New Roman" w:hAnsi="Times New Roman" w:cs="Times New Roman"/>
        </w:rPr>
        <w:t>Gelechioidea</w:t>
      </w:r>
      <w:proofErr w:type="spellEnd"/>
      <w:r w:rsidRPr="008B5871">
        <w:rPr>
          <w:rFonts w:ascii="Times New Roman" w:hAnsi="Times New Roman" w:cs="Times New Roman"/>
        </w:rPr>
        <w:t>). PLOS ONE 14, e0207833. https://doi.org/10.1371/journal.pone.0207833</w:t>
      </w:r>
    </w:p>
    <w:p w14:paraId="5506ABB8"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Byers, K.J.R.P., Vela, J.P., Peng, F., </w:t>
      </w:r>
      <w:proofErr w:type="spellStart"/>
      <w:r w:rsidRPr="008B5871">
        <w:rPr>
          <w:rFonts w:ascii="Times New Roman" w:hAnsi="Times New Roman" w:cs="Times New Roman"/>
        </w:rPr>
        <w:t>Riffell</w:t>
      </w:r>
      <w:proofErr w:type="spellEnd"/>
      <w:r w:rsidRPr="008B5871">
        <w:rPr>
          <w:rFonts w:ascii="Times New Roman" w:hAnsi="Times New Roman" w:cs="Times New Roman"/>
        </w:rPr>
        <w:t>, J.A., Bradshaw, H.D., 2014. Floral volatile alleles can contribute to pollinator-mediated reproductive isolation in monkeyflowers (</w:t>
      </w:r>
      <w:r w:rsidRPr="008B5871">
        <w:rPr>
          <w:rFonts w:ascii="Times New Roman" w:hAnsi="Times New Roman" w:cs="Times New Roman"/>
          <w:i/>
          <w:iCs/>
        </w:rPr>
        <w:t>Mimulus</w:t>
      </w:r>
      <w:r w:rsidRPr="008B5871">
        <w:rPr>
          <w:rFonts w:ascii="Times New Roman" w:hAnsi="Times New Roman" w:cs="Times New Roman"/>
        </w:rPr>
        <w:t>). The Plant Journal 80, 1031–1042. https://doi.org/10.1111/tpj.12702</w:t>
      </w:r>
    </w:p>
    <w:p w14:paraId="7BF68FF3"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Cao, Y., Wang, J., </w:t>
      </w:r>
      <w:proofErr w:type="spellStart"/>
      <w:r w:rsidRPr="008B5871">
        <w:rPr>
          <w:rFonts w:ascii="Times New Roman" w:hAnsi="Times New Roman" w:cs="Times New Roman"/>
        </w:rPr>
        <w:t>Germinara</w:t>
      </w:r>
      <w:proofErr w:type="spellEnd"/>
      <w:r w:rsidRPr="008B5871">
        <w:rPr>
          <w:rFonts w:ascii="Times New Roman" w:hAnsi="Times New Roman" w:cs="Times New Roman"/>
        </w:rPr>
        <w:t xml:space="preserve">, G.S., Wang, L., Yang, H., Gao, Y., Li, C., 2020. Behavioral Responses of </w:t>
      </w:r>
      <w:r w:rsidRPr="008B5871">
        <w:rPr>
          <w:rFonts w:ascii="Times New Roman" w:hAnsi="Times New Roman" w:cs="Times New Roman"/>
          <w:i/>
          <w:iCs/>
        </w:rPr>
        <w:t xml:space="preserve">Thrips </w:t>
      </w:r>
      <w:proofErr w:type="spellStart"/>
      <w:r w:rsidRPr="008B5871">
        <w:rPr>
          <w:rFonts w:ascii="Times New Roman" w:hAnsi="Times New Roman" w:cs="Times New Roman"/>
          <w:i/>
          <w:iCs/>
        </w:rPr>
        <w:t>hawaiiensis</w:t>
      </w:r>
      <w:proofErr w:type="spellEnd"/>
      <w:r w:rsidRPr="008B5871">
        <w:rPr>
          <w:rFonts w:ascii="Times New Roman" w:hAnsi="Times New Roman" w:cs="Times New Roman"/>
        </w:rPr>
        <w:t xml:space="preserve"> (Thysanoptera: Thripidae) to Volatile Compounds Identified from </w:t>
      </w:r>
      <w:r w:rsidRPr="008B5871">
        <w:rPr>
          <w:rFonts w:ascii="Times New Roman" w:hAnsi="Times New Roman" w:cs="Times New Roman"/>
          <w:i/>
          <w:iCs/>
        </w:rPr>
        <w:t xml:space="preserve">Gardenia </w:t>
      </w:r>
      <w:proofErr w:type="spellStart"/>
      <w:r w:rsidRPr="008B5871">
        <w:rPr>
          <w:rFonts w:ascii="Times New Roman" w:hAnsi="Times New Roman" w:cs="Times New Roman"/>
          <w:i/>
          <w:iCs/>
        </w:rPr>
        <w:t>jasminoides</w:t>
      </w:r>
      <w:proofErr w:type="spellEnd"/>
      <w:r w:rsidRPr="008B5871">
        <w:rPr>
          <w:rFonts w:ascii="Times New Roman" w:hAnsi="Times New Roman" w:cs="Times New Roman"/>
        </w:rPr>
        <w:t xml:space="preserve"> Ellis (</w:t>
      </w:r>
      <w:proofErr w:type="spellStart"/>
      <w:r w:rsidRPr="008B5871">
        <w:rPr>
          <w:rFonts w:ascii="Times New Roman" w:hAnsi="Times New Roman" w:cs="Times New Roman"/>
        </w:rPr>
        <w:t>Gentianales</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Rubiaceae</w:t>
      </w:r>
      <w:proofErr w:type="spellEnd"/>
      <w:r w:rsidRPr="008B5871">
        <w:rPr>
          <w:rFonts w:ascii="Times New Roman" w:hAnsi="Times New Roman" w:cs="Times New Roman"/>
        </w:rPr>
        <w:t>). Insects 11, 408. https://doi.org/10.3390/insects11070408</w:t>
      </w:r>
    </w:p>
    <w:p w14:paraId="3CFD62E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Chapurlat</w:t>
      </w:r>
      <w:proofErr w:type="spellEnd"/>
      <w:r w:rsidRPr="008B5871">
        <w:rPr>
          <w:rFonts w:ascii="Times New Roman" w:hAnsi="Times New Roman" w:cs="Times New Roman"/>
        </w:rPr>
        <w:t xml:space="preserve">, E., Anderson, J., </w:t>
      </w:r>
      <w:proofErr w:type="spellStart"/>
      <w:r w:rsidRPr="008B5871">
        <w:rPr>
          <w:rFonts w:ascii="Times New Roman" w:hAnsi="Times New Roman" w:cs="Times New Roman"/>
        </w:rPr>
        <w:t>Ågren</w:t>
      </w:r>
      <w:proofErr w:type="spellEnd"/>
      <w:r w:rsidRPr="008B5871">
        <w:rPr>
          <w:rFonts w:ascii="Times New Roman" w:hAnsi="Times New Roman" w:cs="Times New Roman"/>
        </w:rPr>
        <w:t xml:space="preserve">, J., Friberg, M., </w:t>
      </w:r>
      <w:proofErr w:type="spellStart"/>
      <w:r w:rsidRPr="008B5871">
        <w:rPr>
          <w:rFonts w:ascii="Times New Roman" w:hAnsi="Times New Roman" w:cs="Times New Roman"/>
        </w:rPr>
        <w:t>Sletvold</w:t>
      </w:r>
      <w:proofErr w:type="spellEnd"/>
      <w:r w:rsidRPr="008B5871">
        <w:rPr>
          <w:rFonts w:ascii="Times New Roman" w:hAnsi="Times New Roman" w:cs="Times New Roman"/>
        </w:rPr>
        <w:t xml:space="preserve">, N., 2018. Diel pattern of floral scent emission matches the relative importance of diurnal and nocturnal pollinators in populations of </w:t>
      </w:r>
      <w:proofErr w:type="spellStart"/>
      <w:r w:rsidRPr="008B5871">
        <w:rPr>
          <w:rFonts w:ascii="Times New Roman" w:hAnsi="Times New Roman" w:cs="Times New Roman"/>
          <w:i/>
          <w:iCs/>
        </w:rPr>
        <w:t>Gymnadenia</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conopsea</w:t>
      </w:r>
      <w:proofErr w:type="spellEnd"/>
      <w:r w:rsidRPr="008B5871">
        <w:rPr>
          <w:rFonts w:ascii="Times New Roman" w:hAnsi="Times New Roman" w:cs="Times New Roman"/>
        </w:rPr>
        <w:t>. Annals of Botany 121, 711–721. https://doi.org/10.1093/aob/mcx203</w:t>
      </w:r>
    </w:p>
    <w:p w14:paraId="5FC7001E"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Chartier</w:t>
      </w:r>
      <w:proofErr w:type="spellEnd"/>
      <w:r w:rsidRPr="008B5871">
        <w:rPr>
          <w:rFonts w:ascii="Times New Roman" w:hAnsi="Times New Roman" w:cs="Times New Roman"/>
        </w:rPr>
        <w:t xml:space="preserve">, M., </w:t>
      </w:r>
      <w:proofErr w:type="spellStart"/>
      <w:r w:rsidRPr="008B5871">
        <w:rPr>
          <w:rFonts w:ascii="Times New Roman" w:hAnsi="Times New Roman" w:cs="Times New Roman"/>
        </w:rPr>
        <w:t>Liagre</w:t>
      </w:r>
      <w:proofErr w:type="spellEnd"/>
      <w:r w:rsidRPr="008B5871">
        <w:rPr>
          <w:rFonts w:ascii="Times New Roman" w:hAnsi="Times New Roman" w:cs="Times New Roman"/>
        </w:rPr>
        <w:t>, S., Weiss-</w:t>
      </w:r>
      <w:proofErr w:type="spellStart"/>
      <w:r w:rsidRPr="008B5871">
        <w:rPr>
          <w:rFonts w:ascii="Times New Roman" w:hAnsi="Times New Roman" w:cs="Times New Roman"/>
        </w:rPr>
        <w:t>Schneeweiss</w:t>
      </w:r>
      <w:proofErr w:type="spellEnd"/>
      <w:r w:rsidRPr="008B5871">
        <w:rPr>
          <w:rFonts w:ascii="Times New Roman" w:hAnsi="Times New Roman" w:cs="Times New Roman"/>
        </w:rPr>
        <w:t xml:space="preserve">, H., </w:t>
      </w:r>
      <w:proofErr w:type="spellStart"/>
      <w:r w:rsidRPr="008B5871">
        <w:rPr>
          <w:rFonts w:ascii="Times New Roman" w:hAnsi="Times New Roman" w:cs="Times New Roman"/>
        </w:rPr>
        <w:t>Kolano</w:t>
      </w:r>
      <w:proofErr w:type="spellEnd"/>
      <w:r w:rsidRPr="008B5871">
        <w:rPr>
          <w:rFonts w:ascii="Times New Roman" w:hAnsi="Times New Roman" w:cs="Times New Roman"/>
        </w:rPr>
        <w:t xml:space="preserve">, B., </w:t>
      </w:r>
      <w:proofErr w:type="spellStart"/>
      <w:r w:rsidRPr="008B5871">
        <w:rPr>
          <w:rFonts w:ascii="Times New Roman" w:hAnsi="Times New Roman" w:cs="Times New Roman"/>
        </w:rPr>
        <w:t>Bessière</w:t>
      </w:r>
      <w:proofErr w:type="spellEnd"/>
      <w:r w:rsidRPr="008B5871">
        <w:rPr>
          <w:rFonts w:ascii="Times New Roman" w:hAnsi="Times New Roman" w:cs="Times New Roman"/>
        </w:rPr>
        <w:t xml:space="preserve">, J.-M., </w:t>
      </w:r>
      <w:proofErr w:type="spellStart"/>
      <w:r w:rsidRPr="008B5871">
        <w:rPr>
          <w:rFonts w:ascii="Times New Roman" w:hAnsi="Times New Roman" w:cs="Times New Roman"/>
        </w:rPr>
        <w:t>Schönenberger</w:t>
      </w:r>
      <w:proofErr w:type="spellEnd"/>
      <w:r w:rsidRPr="008B5871">
        <w:rPr>
          <w:rFonts w:ascii="Times New Roman" w:hAnsi="Times New Roman" w:cs="Times New Roman"/>
        </w:rPr>
        <w:t xml:space="preserve">, J., </w:t>
      </w:r>
      <w:proofErr w:type="spellStart"/>
      <w:r w:rsidRPr="008B5871">
        <w:rPr>
          <w:rFonts w:ascii="Times New Roman" w:hAnsi="Times New Roman" w:cs="Times New Roman"/>
        </w:rPr>
        <w:t>Gibernau</w:t>
      </w:r>
      <w:proofErr w:type="spellEnd"/>
      <w:r w:rsidRPr="008B5871">
        <w:rPr>
          <w:rFonts w:ascii="Times New Roman" w:hAnsi="Times New Roman" w:cs="Times New Roman"/>
        </w:rPr>
        <w:t xml:space="preserve">, M., 2016. Floral traits and pollination ecology of European </w:t>
      </w:r>
      <w:r w:rsidRPr="008B5871">
        <w:rPr>
          <w:rFonts w:ascii="Times New Roman" w:hAnsi="Times New Roman" w:cs="Times New Roman"/>
          <w:i/>
          <w:iCs/>
        </w:rPr>
        <w:t>Arum</w:t>
      </w:r>
      <w:r w:rsidRPr="008B5871">
        <w:rPr>
          <w:rFonts w:ascii="Times New Roman" w:hAnsi="Times New Roman" w:cs="Times New Roman"/>
        </w:rPr>
        <w:t xml:space="preserve"> hybrids. </w:t>
      </w:r>
      <w:proofErr w:type="spellStart"/>
      <w:r w:rsidRPr="008B5871">
        <w:rPr>
          <w:rFonts w:ascii="Times New Roman" w:hAnsi="Times New Roman" w:cs="Times New Roman"/>
        </w:rPr>
        <w:t>Oecologia</w:t>
      </w:r>
      <w:proofErr w:type="spellEnd"/>
      <w:r w:rsidRPr="008B5871">
        <w:rPr>
          <w:rFonts w:ascii="Times New Roman" w:hAnsi="Times New Roman" w:cs="Times New Roman"/>
        </w:rPr>
        <w:t xml:space="preserve"> 180, 439–451. https://doi.org/10.1007/s00442-015-3498-9</w:t>
      </w:r>
    </w:p>
    <w:p w14:paraId="705C6972"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Chartier</w:t>
      </w:r>
      <w:proofErr w:type="spellEnd"/>
      <w:r w:rsidRPr="008B5871">
        <w:rPr>
          <w:rFonts w:ascii="Times New Roman" w:hAnsi="Times New Roman" w:cs="Times New Roman"/>
        </w:rPr>
        <w:t xml:space="preserve">, M., </w:t>
      </w:r>
      <w:proofErr w:type="spellStart"/>
      <w:r w:rsidRPr="008B5871">
        <w:rPr>
          <w:rFonts w:ascii="Times New Roman" w:hAnsi="Times New Roman" w:cs="Times New Roman"/>
        </w:rPr>
        <w:t>Pélozuelo</w:t>
      </w:r>
      <w:proofErr w:type="spellEnd"/>
      <w:r w:rsidRPr="008B5871">
        <w:rPr>
          <w:rFonts w:ascii="Times New Roman" w:hAnsi="Times New Roman" w:cs="Times New Roman"/>
        </w:rPr>
        <w:t xml:space="preserve">, L., </w:t>
      </w:r>
      <w:proofErr w:type="spellStart"/>
      <w:r w:rsidRPr="008B5871">
        <w:rPr>
          <w:rFonts w:ascii="Times New Roman" w:hAnsi="Times New Roman" w:cs="Times New Roman"/>
        </w:rPr>
        <w:t>Gibernau</w:t>
      </w:r>
      <w:proofErr w:type="spellEnd"/>
      <w:r w:rsidRPr="008B5871">
        <w:rPr>
          <w:rFonts w:ascii="Times New Roman" w:hAnsi="Times New Roman" w:cs="Times New Roman"/>
        </w:rPr>
        <w:t xml:space="preserve">, M., 2011. Do floral odor profiles geographically vary with the degree of specificity for pollinators? Investigation in two </w:t>
      </w:r>
      <w:proofErr w:type="spellStart"/>
      <w:r w:rsidRPr="008B5871">
        <w:rPr>
          <w:rFonts w:ascii="Times New Roman" w:hAnsi="Times New Roman" w:cs="Times New Roman"/>
        </w:rPr>
        <w:t>sapromyophilous</w:t>
      </w:r>
      <w:proofErr w:type="spellEnd"/>
      <w:r w:rsidRPr="008B5871">
        <w:rPr>
          <w:rFonts w:ascii="Times New Roman" w:hAnsi="Times New Roman" w:cs="Times New Roman"/>
        </w:rPr>
        <w:t xml:space="preserve"> </w:t>
      </w:r>
      <w:r w:rsidRPr="008B5871">
        <w:rPr>
          <w:rFonts w:ascii="Times New Roman" w:hAnsi="Times New Roman" w:cs="Times New Roman"/>
          <w:i/>
          <w:iCs/>
        </w:rPr>
        <w:t>Arum</w:t>
      </w:r>
      <w:r w:rsidRPr="008B5871">
        <w:rPr>
          <w:rFonts w:ascii="Times New Roman" w:hAnsi="Times New Roman" w:cs="Times New Roman"/>
        </w:rPr>
        <w:t xml:space="preserve"> species (</w:t>
      </w:r>
      <w:proofErr w:type="spellStart"/>
      <w:r w:rsidRPr="008B5871">
        <w:rPr>
          <w:rFonts w:ascii="Times New Roman" w:hAnsi="Times New Roman" w:cs="Times New Roman"/>
        </w:rPr>
        <w:t>Araceae</w:t>
      </w:r>
      <w:proofErr w:type="spellEnd"/>
      <w:r w:rsidRPr="008B5871">
        <w:rPr>
          <w:rFonts w:ascii="Times New Roman" w:hAnsi="Times New Roman" w:cs="Times New Roman"/>
        </w:rPr>
        <w:t xml:space="preserve">). Annales de la Société </w:t>
      </w:r>
      <w:proofErr w:type="spellStart"/>
      <w:r w:rsidRPr="008B5871">
        <w:rPr>
          <w:rFonts w:ascii="Times New Roman" w:hAnsi="Times New Roman" w:cs="Times New Roman"/>
        </w:rPr>
        <w:t>entomologique</w:t>
      </w:r>
      <w:proofErr w:type="spellEnd"/>
      <w:r w:rsidRPr="008B5871">
        <w:rPr>
          <w:rFonts w:ascii="Times New Roman" w:hAnsi="Times New Roman" w:cs="Times New Roman"/>
        </w:rPr>
        <w:t xml:space="preserve"> de France (N.S.) 47, 71–77. https://doi.org/10.1080/00379271.2011.10697698</w:t>
      </w:r>
    </w:p>
    <w:p w14:paraId="24461F7F"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lastRenderedPageBreak/>
        <w:t xml:space="preserve">Chen, C., Song, Q., 2008. Responses of the pollinating wasp </w:t>
      </w:r>
      <w:proofErr w:type="spellStart"/>
      <w:r w:rsidRPr="008B5871">
        <w:rPr>
          <w:rFonts w:ascii="Times New Roman" w:hAnsi="Times New Roman" w:cs="Times New Roman"/>
          <w:i/>
          <w:iCs/>
        </w:rPr>
        <w:t>Ceratosolen</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solmsi</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marchali</w:t>
      </w:r>
      <w:proofErr w:type="spellEnd"/>
      <w:r w:rsidRPr="008B5871">
        <w:rPr>
          <w:rFonts w:ascii="Times New Roman" w:hAnsi="Times New Roman" w:cs="Times New Roman"/>
        </w:rPr>
        <w:t xml:space="preserve"> to odor variation between two floral stages of </w:t>
      </w:r>
      <w:r w:rsidRPr="008B5871">
        <w:rPr>
          <w:rFonts w:ascii="Times New Roman" w:hAnsi="Times New Roman" w:cs="Times New Roman"/>
          <w:i/>
          <w:iCs/>
        </w:rPr>
        <w:t xml:space="preserve">Ficus </w:t>
      </w:r>
      <w:proofErr w:type="spellStart"/>
      <w:r w:rsidRPr="008B5871">
        <w:rPr>
          <w:rFonts w:ascii="Times New Roman" w:hAnsi="Times New Roman" w:cs="Times New Roman"/>
          <w:i/>
          <w:iCs/>
        </w:rPr>
        <w:t>hispida</w:t>
      </w:r>
      <w:proofErr w:type="spellEnd"/>
      <w:r w:rsidRPr="008B5871">
        <w:rPr>
          <w:rFonts w:ascii="Times New Roman" w:hAnsi="Times New Roman" w:cs="Times New Roman"/>
        </w:rPr>
        <w:t xml:space="preserve">. J Chem </w:t>
      </w:r>
      <w:proofErr w:type="spellStart"/>
      <w:r w:rsidRPr="008B5871">
        <w:rPr>
          <w:rFonts w:ascii="Times New Roman" w:hAnsi="Times New Roman" w:cs="Times New Roman"/>
        </w:rPr>
        <w:t>Ecol</w:t>
      </w:r>
      <w:proofErr w:type="spellEnd"/>
      <w:r w:rsidRPr="008B5871">
        <w:rPr>
          <w:rFonts w:ascii="Times New Roman" w:hAnsi="Times New Roman" w:cs="Times New Roman"/>
        </w:rPr>
        <w:t xml:space="preserve"> 34, 1536–1544. https://doi.org/10.1007/s10886-008-9558-4</w:t>
      </w:r>
    </w:p>
    <w:p w14:paraId="3132FFF6"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Chess, S.K.R.,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LeBuhn</w:t>
      </w:r>
      <w:proofErr w:type="spellEnd"/>
      <w:r w:rsidRPr="008B5871">
        <w:rPr>
          <w:rFonts w:ascii="Times New Roman" w:hAnsi="Times New Roman" w:cs="Times New Roman"/>
        </w:rPr>
        <w:t xml:space="preserve">, G., 2008. Geographic divergence in floral morphology and scent in </w:t>
      </w:r>
      <w:proofErr w:type="spellStart"/>
      <w:r w:rsidRPr="008B5871">
        <w:rPr>
          <w:rFonts w:ascii="Times New Roman" w:hAnsi="Times New Roman" w:cs="Times New Roman"/>
          <w:i/>
          <w:iCs/>
        </w:rPr>
        <w:t>Linanthus</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dichotomus</w:t>
      </w:r>
      <w:proofErr w:type="spellEnd"/>
      <w:r w:rsidRPr="008B5871">
        <w:rPr>
          <w:rFonts w:ascii="Times New Roman" w:hAnsi="Times New Roman" w:cs="Times New Roman"/>
          <w:i/>
          <w:iCs/>
        </w:rPr>
        <w:t xml:space="preserve"> </w:t>
      </w:r>
      <w:r w:rsidRPr="008B5871">
        <w:rPr>
          <w:rFonts w:ascii="Times New Roman" w:hAnsi="Times New Roman" w:cs="Times New Roman"/>
        </w:rPr>
        <w:t>(</w:t>
      </w:r>
      <w:proofErr w:type="spellStart"/>
      <w:r w:rsidRPr="008B5871">
        <w:rPr>
          <w:rFonts w:ascii="Times New Roman" w:hAnsi="Times New Roman" w:cs="Times New Roman"/>
        </w:rPr>
        <w:t>Polemoniaceae</w:t>
      </w:r>
      <w:proofErr w:type="spellEnd"/>
      <w:r w:rsidRPr="008B5871">
        <w:rPr>
          <w:rFonts w:ascii="Times New Roman" w:hAnsi="Times New Roman" w:cs="Times New Roman"/>
        </w:rPr>
        <w:t>). American Journal of Botany 95, 1652–1659. https://doi.org/10.3732/ajb.0800118</w:t>
      </w:r>
    </w:p>
    <w:p w14:paraId="0C925C62"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Delle-Vedove</w:t>
      </w:r>
      <w:proofErr w:type="spellEnd"/>
      <w:r w:rsidRPr="008B5871">
        <w:rPr>
          <w:rFonts w:ascii="Times New Roman" w:hAnsi="Times New Roman" w:cs="Times New Roman"/>
        </w:rPr>
        <w:t xml:space="preserve">, R., Schatz, B., Dufay, M., 2017. Understanding intraspecific variation of floral scent </w:t>
      </w:r>
      <w:proofErr w:type="gramStart"/>
      <w:r w:rsidRPr="008B5871">
        <w:rPr>
          <w:rFonts w:ascii="Times New Roman" w:hAnsi="Times New Roman" w:cs="Times New Roman"/>
        </w:rPr>
        <w:t>in light of</w:t>
      </w:r>
      <w:proofErr w:type="gramEnd"/>
      <w:r w:rsidRPr="008B5871">
        <w:rPr>
          <w:rFonts w:ascii="Times New Roman" w:hAnsi="Times New Roman" w:cs="Times New Roman"/>
        </w:rPr>
        <w:t xml:space="preserve"> evolutionary ecology. Ann Bot 120, 1–20. https://doi.org/10.1093/aob/mcx055</w:t>
      </w:r>
    </w:p>
    <w:p w14:paraId="65EED12C"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Dötterl</w:t>
      </w:r>
      <w:proofErr w:type="spellEnd"/>
      <w:r w:rsidRPr="008B5871">
        <w:rPr>
          <w:rFonts w:ascii="Times New Roman" w:hAnsi="Times New Roman" w:cs="Times New Roman"/>
        </w:rPr>
        <w:t xml:space="preserve">, S., Burkhardt, D., </w:t>
      </w:r>
      <w:proofErr w:type="spellStart"/>
      <w:r w:rsidRPr="008B5871">
        <w:rPr>
          <w:rFonts w:ascii="Times New Roman" w:hAnsi="Times New Roman" w:cs="Times New Roman"/>
        </w:rPr>
        <w:t>Weißbecker</w:t>
      </w:r>
      <w:proofErr w:type="spellEnd"/>
      <w:r w:rsidRPr="008B5871">
        <w:rPr>
          <w:rFonts w:ascii="Times New Roman" w:hAnsi="Times New Roman" w:cs="Times New Roman"/>
        </w:rPr>
        <w:t xml:space="preserve">, B., </w:t>
      </w:r>
      <w:proofErr w:type="spellStart"/>
      <w:r w:rsidRPr="008B5871">
        <w:rPr>
          <w:rFonts w:ascii="Times New Roman" w:hAnsi="Times New Roman" w:cs="Times New Roman"/>
        </w:rPr>
        <w:t>Jürgens</w:t>
      </w:r>
      <w:proofErr w:type="spellEnd"/>
      <w:r w:rsidRPr="008B5871">
        <w:rPr>
          <w:rFonts w:ascii="Times New Roman" w:hAnsi="Times New Roman" w:cs="Times New Roman"/>
        </w:rPr>
        <w:t xml:space="preserve">, A., </w:t>
      </w:r>
      <w:proofErr w:type="spellStart"/>
      <w:r w:rsidRPr="008B5871">
        <w:rPr>
          <w:rFonts w:ascii="Times New Roman" w:hAnsi="Times New Roman" w:cs="Times New Roman"/>
        </w:rPr>
        <w:t>Schütz</w:t>
      </w:r>
      <w:proofErr w:type="spellEnd"/>
      <w:r w:rsidRPr="008B5871">
        <w:rPr>
          <w:rFonts w:ascii="Times New Roman" w:hAnsi="Times New Roman" w:cs="Times New Roman"/>
        </w:rPr>
        <w:t xml:space="preserve">, S., </w:t>
      </w:r>
      <w:proofErr w:type="spellStart"/>
      <w:r w:rsidRPr="008B5871">
        <w:rPr>
          <w:rFonts w:ascii="Times New Roman" w:hAnsi="Times New Roman" w:cs="Times New Roman"/>
        </w:rPr>
        <w:t>Mosandl</w:t>
      </w:r>
      <w:proofErr w:type="spellEnd"/>
      <w:r w:rsidRPr="008B5871">
        <w:rPr>
          <w:rFonts w:ascii="Times New Roman" w:hAnsi="Times New Roman" w:cs="Times New Roman"/>
        </w:rPr>
        <w:t>, A., 2006. Linalool and lilac aldehyde/alcohol in flower scents: Electrophysiological detection of lilac aldehyde stereoisomers by a moth. Journal of Chromatography A 1113, 231–238. https://doi.org/10.1016/j.chroma.2006.02.011</w:t>
      </w:r>
    </w:p>
    <w:p w14:paraId="15DB8052"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Dötterl</w:t>
      </w:r>
      <w:proofErr w:type="spellEnd"/>
      <w:r w:rsidRPr="008B5871">
        <w:rPr>
          <w:rFonts w:ascii="Times New Roman" w:hAnsi="Times New Roman" w:cs="Times New Roman"/>
        </w:rPr>
        <w:t xml:space="preserve">, S., Wolfe, L.M., </w:t>
      </w:r>
      <w:proofErr w:type="spellStart"/>
      <w:r w:rsidRPr="008B5871">
        <w:rPr>
          <w:rFonts w:ascii="Times New Roman" w:hAnsi="Times New Roman" w:cs="Times New Roman"/>
        </w:rPr>
        <w:t>Jürgens</w:t>
      </w:r>
      <w:proofErr w:type="spellEnd"/>
      <w:r w:rsidRPr="008B5871">
        <w:rPr>
          <w:rFonts w:ascii="Times New Roman" w:hAnsi="Times New Roman" w:cs="Times New Roman"/>
        </w:rPr>
        <w:t xml:space="preserve">, A., 2005a. Qualitative and quantitative analyses of flower scent in </w:t>
      </w:r>
      <w:r w:rsidRPr="008B5871">
        <w:rPr>
          <w:rFonts w:ascii="Times New Roman" w:hAnsi="Times New Roman" w:cs="Times New Roman"/>
          <w:i/>
          <w:iCs/>
        </w:rPr>
        <w:t>Silene latifolia</w:t>
      </w:r>
      <w:r w:rsidRPr="008B5871">
        <w:rPr>
          <w:rFonts w:ascii="Times New Roman" w:hAnsi="Times New Roman" w:cs="Times New Roman"/>
        </w:rPr>
        <w:t>. Phytochemistry 66, 203–213. https://doi.org/10.1016/j.phytochem.2004.12.002</w:t>
      </w:r>
    </w:p>
    <w:p w14:paraId="20D67C85"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Dötterl</w:t>
      </w:r>
      <w:proofErr w:type="spellEnd"/>
      <w:r w:rsidRPr="008B5871">
        <w:rPr>
          <w:rFonts w:ascii="Times New Roman" w:hAnsi="Times New Roman" w:cs="Times New Roman"/>
        </w:rPr>
        <w:t xml:space="preserve">, S., Wolfe, L.M., </w:t>
      </w:r>
      <w:proofErr w:type="spellStart"/>
      <w:r w:rsidRPr="008B5871">
        <w:rPr>
          <w:rFonts w:ascii="Times New Roman" w:hAnsi="Times New Roman" w:cs="Times New Roman"/>
        </w:rPr>
        <w:t>Jürgens</w:t>
      </w:r>
      <w:proofErr w:type="spellEnd"/>
      <w:r w:rsidRPr="008B5871">
        <w:rPr>
          <w:rFonts w:ascii="Times New Roman" w:hAnsi="Times New Roman" w:cs="Times New Roman"/>
        </w:rPr>
        <w:t xml:space="preserve">, A., 2005b. Qualitative and quantitative analyses of flower scent in </w:t>
      </w:r>
      <w:r w:rsidRPr="008B5871">
        <w:rPr>
          <w:rFonts w:ascii="Times New Roman" w:hAnsi="Times New Roman" w:cs="Times New Roman"/>
          <w:i/>
          <w:iCs/>
        </w:rPr>
        <w:t>Silene latifolia</w:t>
      </w:r>
      <w:r w:rsidRPr="008B5871">
        <w:rPr>
          <w:rFonts w:ascii="Times New Roman" w:hAnsi="Times New Roman" w:cs="Times New Roman"/>
        </w:rPr>
        <w:t>. Phytochemistry 66, 203–213. https://doi.org/10.1016/j.phytochem.2004.12.002</w:t>
      </w:r>
    </w:p>
    <w:p w14:paraId="5F73ACAB"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Doubleday, L.A.D.,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Eckert, C.G., 2013. Dramatic </w:t>
      </w:r>
      <w:proofErr w:type="spellStart"/>
      <w:r w:rsidRPr="008B5871">
        <w:rPr>
          <w:rFonts w:ascii="Times New Roman" w:hAnsi="Times New Roman" w:cs="Times New Roman"/>
        </w:rPr>
        <w:t>vestigialization</w:t>
      </w:r>
      <w:proofErr w:type="spellEnd"/>
      <w:r w:rsidRPr="008B5871">
        <w:rPr>
          <w:rFonts w:ascii="Times New Roman" w:hAnsi="Times New Roman" w:cs="Times New Roman"/>
        </w:rPr>
        <w:t xml:space="preserve"> of floral fragrance across a transition from outcrossing to </w:t>
      </w:r>
      <w:proofErr w:type="spellStart"/>
      <w:r w:rsidRPr="008B5871">
        <w:rPr>
          <w:rFonts w:ascii="Times New Roman" w:hAnsi="Times New Roman" w:cs="Times New Roman"/>
        </w:rPr>
        <w:t>selfing</w:t>
      </w:r>
      <w:proofErr w:type="spellEnd"/>
      <w:r w:rsidRPr="008B5871">
        <w:rPr>
          <w:rFonts w:ascii="Times New Roman" w:hAnsi="Times New Roman" w:cs="Times New Roman"/>
        </w:rPr>
        <w:t xml:space="preserve"> in </w:t>
      </w:r>
      <w:r w:rsidRPr="008B5871">
        <w:rPr>
          <w:rFonts w:ascii="Times New Roman" w:hAnsi="Times New Roman" w:cs="Times New Roman"/>
          <w:i/>
          <w:iCs/>
        </w:rPr>
        <w:t xml:space="preserve">Abronia </w:t>
      </w:r>
      <w:proofErr w:type="spellStart"/>
      <w:r w:rsidRPr="008B5871">
        <w:rPr>
          <w:rFonts w:ascii="Times New Roman" w:hAnsi="Times New Roman" w:cs="Times New Roman"/>
          <w:i/>
          <w:iCs/>
        </w:rPr>
        <w:t>umbellata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Nyctaginaceae</w:t>
      </w:r>
      <w:proofErr w:type="spellEnd"/>
      <w:r w:rsidRPr="008B5871">
        <w:rPr>
          <w:rFonts w:ascii="Times New Roman" w:hAnsi="Times New Roman" w:cs="Times New Roman"/>
        </w:rPr>
        <w:t>). American Journal of Botany 100, 2280–2292. http://www.jstor.org/stable/23596358</w:t>
      </w:r>
    </w:p>
    <w:p w14:paraId="73B3F85B"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lastRenderedPageBreak/>
        <w:t xml:space="preserve">Ebert, D., Hayes, C., </w:t>
      </w:r>
      <w:proofErr w:type="spellStart"/>
      <w:r w:rsidRPr="008B5871">
        <w:rPr>
          <w:rFonts w:ascii="Times New Roman" w:hAnsi="Times New Roman" w:cs="Times New Roman"/>
        </w:rPr>
        <w:t>Peakall</w:t>
      </w:r>
      <w:proofErr w:type="spellEnd"/>
      <w:r w:rsidRPr="008B5871">
        <w:rPr>
          <w:rFonts w:ascii="Times New Roman" w:hAnsi="Times New Roman" w:cs="Times New Roman"/>
        </w:rPr>
        <w:t xml:space="preserve">, R., 2009. Chloroplast simple sequence repeat markers for evolutionary studies in the sexually deceptive orchid genus </w:t>
      </w:r>
      <w:proofErr w:type="spellStart"/>
      <w:r w:rsidRPr="008B5871">
        <w:rPr>
          <w:rFonts w:ascii="Times New Roman" w:hAnsi="Times New Roman" w:cs="Times New Roman"/>
          <w:i/>
          <w:iCs/>
        </w:rPr>
        <w:t>Chiloglottis</w:t>
      </w:r>
      <w:proofErr w:type="spellEnd"/>
      <w:r w:rsidRPr="008B5871">
        <w:rPr>
          <w:rFonts w:ascii="Times New Roman" w:hAnsi="Times New Roman" w:cs="Times New Roman"/>
        </w:rPr>
        <w:t>. Molecular Ecology Resources 9, 784–789. https://doi.org/10.1111/j.1755-0998.2008.02321.x</w:t>
      </w:r>
    </w:p>
    <w:p w14:paraId="5A4BABE6"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Engel, K.C., </w:t>
      </w:r>
      <w:proofErr w:type="spellStart"/>
      <w:r w:rsidRPr="008B5871">
        <w:rPr>
          <w:rFonts w:ascii="Times New Roman" w:hAnsi="Times New Roman" w:cs="Times New Roman"/>
        </w:rPr>
        <w:t>Stökl</w:t>
      </w:r>
      <w:proofErr w:type="spellEnd"/>
      <w:r w:rsidRPr="008B5871">
        <w:rPr>
          <w:rFonts w:ascii="Times New Roman" w:hAnsi="Times New Roman" w:cs="Times New Roman"/>
        </w:rPr>
        <w:t xml:space="preserve">, J., Schweizer, R., Vogel, H., </w:t>
      </w:r>
      <w:proofErr w:type="spellStart"/>
      <w:r w:rsidRPr="008B5871">
        <w:rPr>
          <w:rFonts w:ascii="Times New Roman" w:hAnsi="Times New Roman" w:cs="Times New Roman"/>
        </w:rPr>
        <w:t>Ayasse</w:t>
      </w:r>
      <w:proofErr w:type="spellEnd"/>
      <w:r w:rsidRPr="008B5871">
        <w:rPr>
          <w:rFonts w:ascii="Times New Roman" w:hAnsi="Times New Roman" w:cs="Times New Roman"/>
        </w:rPr>
        <w:t xml:space="preserve">, M., Ruther, J., </w:t>
      </w:r>
      <w:proofErr w:type="spellStart"/>
      <w:r w:rsidRPr="008B5871">
        <w:rPr>
          <w:rFonts w:ascii="Times New Roman" w:hAnsi="Times New Roman" w:cs="Times New Roman"/>
        </w:rPr>
        <w:t>Steiger</w:t>
      </w:r>
      <w:proofErr w:type="spellEnd"/>
      <w:r w:rsidRPr="008B5871">
        <w:rPr>
          <w:rFonts w:ascii="Times New Roman" w:hAnsi="Times New Roman" w:cs="Times New Roman"/>
        </w:rPr>
        <w:t xml:space="preserve">, S., 2016. A hormone-related female anti-aphrodisiac signals temporary infertility and causes sexual abstinence to synchronize parental care. Nat </w:t>
      </w:r>
      <w:proofErr w:type="spellStart"/>
      <w:r w:rsidRPr="008B5871">
        <w:rPr>
          <w:rFonts w:ascii="Times New Roman" w:hAnsi="Times New Roman" w:cs="Times New Roman"/>
        </w:rPr>
        <w:t>Commun</w:t>
      </w:r>
      <w:proofErr w:type="spellEnd"/>
      <w:r w:rsidRPr="008B5871">
        <w:rPr>
          <w:rFonts w:ascii="Times New Roman" w:hAnsi="Times New Roman" w:cs="Times New Roman"/>
        </w:rPr>
        <w:t xml:space="preserve"> 7, 11035. https://doi.org/10.1038/ncomms11035</w:t>
      </w:r>
    </w:p>
    <w:p w14:paraId="240E85AD"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Fenster, C.B., Armbruster, W.S., Wilson, P., </w:t>
      </w:r>
      <w:proofErr w:type="spellStart"/>
      <w:r w:rsidRPr="008B5871">
        <w:rPr>
          <w:rFonts w:ascii="Times New Roman" w:hAnsi="Times New Roman" w:cs="Times New Roman"/>
        </w:rPr>
        <w:t>Dudash</w:t>
      </w:r>
      <w:proofErr w:type="spellEnd"/>
      <w:r w:rsidRPr="008B5871">
        <w:rPr>
          <w:rFonts w:ascii="Times New Roman" w:hAnsi="Times New Roman" w:cs="Times New Roman"/>
        </w:rPr>
        <w:t>, M.R., Thomson, J.D., 2004. Pollination syndromes and floral specialization. Annual Review of Ecology, Evolution, and Systematics 35, 375–403. https://doi.org/10.1146/annurev.ecolsys.34.011802.132347</w:t>
      </w:r>
    </w:p>
    <w:p w14:paraId="5C2AFFA2"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Finger, A., Kaiser-Bunbury, C.N., Kettle, C.J., Valentin, T., </w:t>
      </w:r>
      <w:proofErr w:type="spellStart"/>
      <w:r w:rsidRPr="008B5871">
        <w:rPr>
          <w:rFonts w:ascii="Times New Roman" w:hAnsi="Times New Roman" w:cs="Times New Roman"/>
        </w:rPr>
        <w:t>Ghazoul</w:t>
      </w:r>
      <w:proofErr w:type="spellEnd"/>
      <w:r w:rsidRPr="008B5871">
        <w:rPr>
          <w:rFonts w:ascii="Times New Roman" w:hAnsi="Times New Roman" w:cs="Times New Roman"/>
        </w:rPr>
        <w:t xml:space="preserve">, J., 2014. Genetic connectivity of the moth pollinated tree </w:t>
      </w:r>
      <w:proofErr w:type="spellStart"/>
      <w:r w:rsidRPr="008B5871">
        <w:rPr>
          <w:rFonts w:ascii="Times New Roman" w:hAnsi="Times New Roman" w:cs="Times New Roman"/>
          <w:i/>
          <w:iCs/>
        </w:rPr>
        <w:t>Glionnetia</w:t>
      </w:r>
      <w:proofErr w:type="spellEnd"/>
      <w:r w:rsidRPr="008B5871">
        <w:rPr>
          <w:rFonts w:ascii="Times New Roman" w:hAnsi="Times New Roman" w:cs="Times New Roman"/>
          <w:i/>
          <w:iCs/>
        </w:rPr>
        <w:t xml:space="preserve"> sericea</w:t>
      </w:r>
      <w:r w:rsidRPr="008B5871">
        <w:rPr>
          <w:rFonts w:ascii="Times New Roman" w:hAnsi="Times New Roman" w:cs="Times New Roman"/>
        </w:rPr>
        <w:t xml:space="preserve"> in a highly fragmented habitat. </w:t>
      </w:r>
      <w:proofErr w:type="spellStart"/>
      <w:r w:rsidRPr="008B5871">
        <w:rPr>
          <w:rFonts w:ascii="Times New Roman" w:hAnsi="Times New Roman" w:cs="Times New Roman"/>
        </w:rPr>
        <w:t>PLoS</w:t>
      </w:r>
      <w:proofErr w:type="spellEnd"/>
      <w:r w:rsidRPr="008B5871">
        <w:rPr>
          <w:rFonts w:ascii="Times New Roman" w:hAnsi="Times New Roman" w:cs="Times New Roman"/>
        </w:rPr>
        <w:t xml:space="preserve"> ONE 9, e111111. https://doi.org/10.1371/journal.pone.0111111</w:t>
      </w:r>
    </w:p>
    <w:p w14:paraId="789DD61F"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Friberg, M., Schwind, C., </w:t>
      </w:r>
      <w:proofErr w:type="spellStart"/>
      <w:r w:rsidRPr="008B5871">
        <w:rPr>
          <w:rFonts w:ascii="Times New Roman" w:hAnsi="Times New Roman" w:cs="Times New Roman"/>
        </w:rPr>
        <w:t>Guimarães</w:t>
      </w:r>
      <w:proofErr w:type="spellEnd"/>
      <w:r w:rsidRPr="008B5871">
        <w:rPr>
          <w:rFonts w:ascii="Times New Roman" w:hAnsi="Times New Roman" w:cs="Times New Roman"/>
        </w:rPr>
        <w:t xml:space="preserve">, P.R.,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Thompson, J.N., 2019. Extreme diversification of floral volatiles within and among species of </w:t>
      </w:r>
      <w:proofErr w:type="spellStart"/>
      <w:r w:rsidRPr="008B5871">
        <w:rPr>
          <w:rFonts w:ascii="Times New Roman" w:hAnsi="Times New Roman" w:cs="Times New Roman"/>
          <w:i/>
          <w:iCs/>
        </w:rPr>
        <w:t>Lithophragma</w:t>
      </w:r>
      <w:proofErr w:type="spellEnd"/>
      <w:r w:rsidRPr="008B5871">
        <w:rPr>
          <w:rFonts w:ascii="Times New Roman" w:hAnsi="Times New Roman" w:cs="Times New Roman"/>
          <w:i/>
          <w:iCs/>
        </w:rPr>
        <w:t xml:space="preserve"> </w:t>
      </w:r>
      <w:r w:rsidRPr="008B5871">
        <w:rPr>
          <w:rFonts w:ascii="Times New Roman" w:hAnsi="Times New Roman" w:cs="Times New Roman"/>
        </w:rPr>
        <w:t>(Saxifragaceae). PNAS 116, 4406–4415. https://doi.org/10.1073/pnas.1809007116</w:t>
      </w:r>
    </w:p>
    <w:p w14:paraId="5A2C4F28"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Friberg, M., Schwind, C., Roark, L.C., </w:t>
      </w:r>
      <w:proofErr w:type="spellStart"/>
      <w:r w:rsidRPr="008B5871">
        <w:rPr>
          <w:rFonts w:ascii="Times New Roman" w:hAnsi="Times New Roman" w:cs="Times New Roman"/>
        </w:rPr>
        <w:t>Raguso</w:t>
      </w:r>
      <w:proofErr w:type="spellEnd"/>
      <w:r w:rsidRPr="008B5871">
        <w:rPr>
          <w:rFonts w:ascii="Times New Roman" w:hAnsi="Times New Roman" w:cs="Times New Roman"/>
        </w:rPr>
        <w:t>, R.A., Thompson, J.N., 2014. Floral sent contributes to interaction specificity in coevolving plants and their insect pollinators. Journal of Chemical Ecology 40, 955–965. https://doi.org/10.1007/s10886-014-0497-y</w:t>
      </w:r>
    </w:p>
    <w:p w14:paraId="70E5A0F2"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Galen, C., </w:t>
      </w:r>
      <w:proofErr w:type="spellStart"/>
      <w:r w:rsidRPr="008B5871">
        <w:rPr>
          <w:rFonts w:ascii="Times New Roman" w:hAnsi="Times New Roman" w:cs="Times New Roman"/>
        </w:rPr>
        <w:t>Kaczorowski</w:t>
      </w:r>
      <w:proofErr w:type="spellEnd"/>
      <w:r w:rsidRPr="008B5871">
        <w:rPr>
          <w:rFonts w:ascii="Times New Roman" w:hAnsi="Times New Roman" w:cs="Times New Roman"/>
        </w:rPr>
        <w:t xml:space="preserve">, R., Todd, S.L., </w:t>
      </w:r>
      <w:proofErr w:type="spellStart"/>
      <w:r w:rsidRPr="008B5871">
        <w:rPr>
          <w:rFonts w:ascii="Times New Roman" w:hAnsi="Times New Roman" w:cs="Times New Roman"/>
        </w:rPr>
        <w:t>Geib</w:t>
      </w:r>
      <w:proofErr w:type="spellEnd"/>
      <w:r w:rsidRPr="008B5871">
        <w:rPr>
          <w:rFonts w:ascii="Times New Roman" w:hAnsi="Times New Roman" w:cs="Times New Roman"/>
        </w:rPr>
        <w:t xml:space="preserve">, J.,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Elle, A.E.E., Shaw, E.R.G., 2011. Dosage-dependent impacts of a floral volatile compound on pollinators, larcenists, and the potential for floral evolution in the alpine </w:t>
      </w:r>
      <w:proofErr w:type="spellStart"/>
      <w:r w:rsidRPr="008B5871">
        <w:rPr>
          <w:rFonts w:ascii="Times New Roman" w:hAnsi="Times New Roman" w:cs="Times New Roman"/>
        </w:rPr>
        <w:t>skypilot</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i/>
          <w:iCs/>
        </w:rPr>
        <w:t>Polemonium</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viscosum</w:t>
      </w:r>
      <w:proofErr w:type="spellEnd"/>
      <w:r w:rsidRPr="008B5871">
        <w:rPr>
          <w:rFonts w:ascii="Times New Roman" w:hAnsi="Times New Roman" w:cs="Times New Roman"/>
        </w:rPr>
        <w:t>. The American Naturalist 177, 258–272. https://doi.org/10.1086/657993</w:t>
      </w:r>
    </w:p>
    <w:p w14:paraId="345C67F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Gocken</w:t>
      </w:r>
      <w:proofErr w:type="spellEnd"/>
      <w:r w:rsidRPr="008B5871">
        <w:rPr>
          <w:rFonts w:ascii="Times New Roman" w:hAnsi="Times New Roman" w:cs="Times New Roman"/>
        </w:rPr>
        <w:t xml:space="preserve">, R., 1968. Biosystematics of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caespitosa</w:t>
      </w:r>
      <w:proofErr w:type="spellEnd"/>
      <w:r w:rsidRPr="008B5871">
        <w:rPr>
          <w:rFonts w:ascii="Times New Roman" w:hAnsi="Times New Roman" w:cs="Times New Roman"/>
        </w:rPr>
        <w:t xml:space="preserve"> subspecies </w:t>
      </w:r>
      <w:proofErr w:type="spellStart"/>
      <w:r w:rsidRPr="008B5871">
        <w:rPr>
          <w:rFonts w:ascii="Times New Roman" w:hAnsi="Times New Roman" w:cs="Times New Roman"/>
          <w:i/>
          <w:iCs/>
        </w:rPr>
        <w:t>crinita</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eximia</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marginata</w:t>
      </w:r>
      <w:proofErr w:type="spellEnd"/>
      <w:r w:rsidRPr="008B5871">
        <w:rPr>
          <w:rFonts w:ascii="Times New Roman" w:hAnsi="Times New Roman" w:cs="Times New Roman"/>
        </w:rPr>
        <w:t xml:space="preserve">, and </w:t>
      </w:r>
      <w:proofErr w:type="spellStart"/>
      <w:r w:rsidRPr="008B5871">
        <w:rPr>
          <w:rFonts w:ascii="Times New Roman" w:hAnsi="Times New Roman" w:cs="Times New Roman"/>
          <w:i/>
          <w:iCs/>
        </w:rPr>
        <w:t>montana</w:t>
      </w:r>
      <w:proofErr w:type="spellEnd"/>
      <w:r w:rsidRPr="008B5871">
        <w:rPr>
          <w:rFonts w:ascii="Times New Roman" w:hAnsi="Times New Roman" w:cs="Times New Roman"/>
        </w:rPr>
        <w:t>. (Master’s Thesis). Colorado State University, Fort Collins, Colorado.</w:t>
      </w:r>
    </w:p>
    <w:p w14:paraId="580C3E20"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Grant, V., Grant, Karen, 1965. Flower pollination in the </w:t>
      </w:r>
      <w:r w:rsidRPr="008B5871">
        <w:rPr>
          <w:rFonts w:ascii="Times New Roman" w:hAnsi="Times New Roman" w:cs="Times New Roman"/>
          <w:i/>
          <w:iCs/>
        </w:rPr>
        <w:t>Phlox</w:t>
      </w:r>
      <w:r w:rsidRPr="008B5871">
        <w:rPr>
          <w:rFonts w:ascii="Times New Roman" w:hAnsi="Times New Roman" w:cs="Times New Roman"/>
        </w:rPr>
        <w:t xml:space="preserve"> family. Columbia University Press, New York, NY.</w:t>
      </w:r>
    </w:p>
    <w:p w14:paraId="68B82697"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Gross, K., Sun, M., </w:t>
      </w:r>
      <w:proofErr w:type="spellStart"/>
      <w:r w:rsidRPr="008B5871">
        <w:rPr>
          <w:rFonts w:ascii="Times New Roman" w:hAnsi="Times New Roman" w:cs="Times New Roman"/>
        </w:rPr>
        <w:t>Schiestl</w:t>
      </w:r>
      <w:proofErr w:type="spellEnd"/>
      <w:r w:rsidRPr="008B5871">
        <w:rPr>
          <w:rFonts w:ascii="Times New Roman" w:hAnsi="Times New Roman" w:cs="Times New Roman"/>
        </w:rPr>
        <w:t xml:space="preserve">, F.P., 2016. Why do floral perfumes become different? Region-specific selection on floral scent in a terrestrial orchid. </w:t>
      </w:r>
      <w:proofErr w:type="spellStart"/>
      <w:r w:rsidRPr="008B5871">
        <w:rPr>
          <w:rFonts w:ascii="Times New Roman" w:hAnsi="Times New Roman" w:cs="Times New Roman"/>
        </w:rPr>
        <w:t>PLoS</w:t>
      </w:r>
      <w:proofErr w:type="spellEnd"/>
      <w:r w:rsidRPr="008B5871">
        <w:rPr>
          <w:rFonts w:ascii="Times New Roman" w:hAnsi="Times New Roman" w:cs="Times New Roman"/>
        </w:rPr>
        <w:t xml:space="preserve"> ONE 11. https://doi.org/10.1371/journal.pone.0147975</w:t>
      </w:r>
    </w:p>
    <w:p w14:paraId="7BAD6E4E"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Hansted</w:t>
      </w:r>
      <w:proofErr w:type="spellEnd"/>
      <w:r w:rsidRPr="008B5871">
        <w:rPr>
          <w:rFonts w:ascii="Times New Roman" w:hAnsi="Times New Roman" w:cs="Times New Roman"/>
        </w:rPr>
        <w:t xml:space="preserve">, L., Jakobsen, H.B., Olsen, C.E., 1994. Influence of temperature on the rhythmic emission of volatiles from </w:t>
      </w:r>
      <w:r w:rsidRPr="008B5871">
        <w:rPr>
          <w:rFonts w:ascii="Times New Roman" w:hAnsi="Times New Roman" w:cs="Times New Roman"/>
          <w:i/>
          <w:iCs/>
        </w:rPr>
        <w:t>Ribes nigrum</w:t>
      </w:r>
      <w:r w:rsidRPr="008B5871">
        <w:rPr>
          <w:rFonts w:ascii="Times New Roman" w:hAnsi="Times New Roman" w:cs="Times New Roman"/>
        </w:rPr>
        <w:t xml:space="preserve"> flowers in situ. Plant, Cell &amp; Environment 17, 1069–1072. https://doi.org/10.1111/j.1365-3040.1994.tb02030.x</w:t>
      </w:r>
    </w:p>
    <w:p w14:paraId="476DA56A"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Huber, F.K., Kaiser, R., Sauter, W., </w:t>
      </w:r>
      <w:proofErr w:type="spellStart"/>
      <w:r w:rsidRPr="008B5871">
        <w:rPr>
          <w:rFonts w:ascii="Times New Roman" w:hAnsi="Times New Roman" w:cs="Times New Roman"/>
        </w:rPr>
        <w:t>Schiestl</w:t>
      </w:r>
      <w:proofErr w:type="spellEnd"/>
      <w:r w:rsidRPr="008B5871">
        <w:rPr>
          <w:rFonts w:ascii="Times New Roman" w:hAnsi="Times New Roman" w:cs="Times New Roman"/>
        </w:rPr>
        <w:t xml:space="preserve">, F.P., 2005. Floral Scent Emission and Pollinator Attraction in Two Species of </w:t>
      </w:r>
      <w:proofErr w:type="spellStart"/>
      <w:r w:rsidRPr="008B5871">
        <w:rPr>
          <w:rFonts w:ascii="Times New Roman" w:hAnsi="Times New Roman" w:cs="Times New Roman"/>
          <w:i/>
          <w:iCs/>
        </w:rPr>
        <w:t>Gymnadenia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Orchidaceae</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Oecologia</w:t>
      </w:r>
      <w:proofErr w:type="spellEnd"/>
      <w:r w:rsidRPr="008B5871">
        <w:rPr>
          <w:rFonts w:ascii="Times New Roman" w:hAnsi="Times New Roman" w:cs="Times New Roman"/>
        </w:rPr>
        <w:t xml:space="preserve"> 142, 564–575. http://www.jstor.org/stable/20062201</w:t>
      </w:r>
    </w:p>
    <w:p w14:paraId="546FAFBE"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Jakobsen, H., Olsen, C., 1994. Influence of climatic factors on emission of flower volatiles </w:t>
      </w:r>
      <w:r w:rsidRPr="008B5871">
        <w:rPr>
          <w:rFonts w:ascii="Times New Roman" w:hAnsi="Times New Roman" w:cs="Times New Roman"/>
          <w:i/>
          <w:iCs/>
        </w:rPr>
        <w:t>in situ</w:t>
      </w:r>
      <w:r w:rsidRPr="008B5871">
        <w:rPr>
          <w:rFonts w:ascii="Times New Roman" w:hAnsi="Times New Roman" w:cs="Times New Roman"/>
        </w:rPr>
        <w:t>. Planta 192. https://doi.org/10.1007/BF00198572</w:t>
      </w:r>
    </w:p>
    <w:p w14:paraId="5BB5FCDD"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Jhumur</w:t>
      </w:r>
      <w:proofErr w:type="spellEnd"/>
      <w:r w:rsidRPr="008B5871">
        <w:rPr>
          <w:rFonts w:ascii="Times New Roman" w:hAnsi="Times New Roman" w:cs="Times New Roman"/>
        </w:rPr>
        <w:t xml:space="preserve">, U.S., </w:t>
      </w:r>
      <w:proofErr w:type="spellStart"/>
      <w:r w:rsidRPr="008B5871">
        <w:rPr>
          <w:rFonts w:ascii="Times New Roman" w:hAnsi="Times New Roman" w:cs="Times New Roman"/>
        </w:rPr>
        <w:t>Dötterl</w:t>
      </w:r>
      <w:proofErr w:type="spellEnd"/>
      <w:r w:rsidRPr="008B5871">
        <w:rPr>
          <w:rFonts w:ascii="Times New Roman" w:hAnsi="Times New Roman" w:cs="Times New Roman"/>
        </w:rPr>
        <w:t xml:space="preserve">, S., </w:t>
      </w:r>
      <w:proofErr w:type="spellStart"/>
      <w:r w:rsidRPr="008B5871">
        <w:rPr>
          <w:rFonts w:ascii="Times New Roman" w:hAnsi="Times New Roman" w:cs="Times New Roman"/>
        </w:rPr>
        <w:t>Jürgens</w:t>
      </w:r>
      <w:proofErr w:type="spellEnd"/>
      <w:r w:rsidRPr="008B5871">
        <w:rPr>
          <w:rFonts w:ascii="Times New Roman" w:hAnsi="Times New Roman" w:cs="Times New Roman"/>
        </w:rPr>
        <w:t xml:space="preserve">, A., 2007. Floral odors of Silene </w:t>
      </w:r>
      <w:proofErr w:type="spellStart"/>
      <w:r w:rsidRPr="008B5871">
        <w:rPr>
          <w:rFonts w:ascii="Times New Roman" w:hAnsi="Times New Roman" w:cs="Times New Roman"/>
        </w:rPr>
        <w:t>otites</w:t>
      </w:r>
      <w:proofErr w:type="spellEnd"/>
      <w:r w:rsidRPr="008B5871">
        <w:rPr>
          <w:rFonts w:ascii="Times New Roman" w:hAnsi="Times New Roman" w:cs="Times New Roman"/>
        </w:rPr>
        <w:t xml:space="preserve">: Their variability and attractiveness to mosquitoes. J Chem </w:t>
      </w:r>
      <w:proofErr w:type="spellStart"/>
      <w:r w:rsidRPr="008B5871">
        <w:rPr>
          <w:rFonts w:ascii="Times New Roman" w:hAnsi="Times New Roman" w:cs="Times New Roman"/>
        </w:rPr>
        <w:t>Ecol</w:t>
      </w:r>
      <w:proofErr w:type="spellEnd"/>
      <w:r w:rsidRPr="008B5871">
        <w:rPr>
          <w:rFonts w:ascii="Times New Roman" w:hAnsi="Times New Roman" w:cs="Times New Roman"/>
        </w:rPr>
        <w:t xml:space="preserve"> 34, 14. https://doi.org/10.1007/s10886-007-9392-0</w:t>
      </w:r>
    </w:p>
    <w:p w14:paraId="6FB29940"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Kaiser, R., 1993. The scent of orchids: Olfactory and chemical investigations. Amer Orchid Society.</w:t>
      </w:r>
    </w:p>
    <w:p w14:paraId="31AE2CD4" w14:textId="10EA9FE9"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Kawaano</w:t>
      </w:r>
      <w:proofErr w:type="spellEnd"/>
      <w:r w:rsidRPr="008B5871">
        <w:rPr>
          <w:rFonts w:ascii="Times New Roman" w:hAnsi="Times New Roman" w:cs="Times New Roman"/>
        </w:rPr>
        <w:t xml:space="preserve">, S., </w:t>
      </w:r>
      <w:proofErr w:type="spellStart"/>
      <w:r w:rsidRPr="008B5871">
        <w:rPr>
          <w:rFonts w:ascii="Times New Roman" w:hAnsi="Times New Roman" w:cs="Times New Roman"/>
        </w:rPr>
        <w:t>Odaki</w:t>
      </w:r>
      <w:proofErr w:type="spellEnd"/>
      <w:r w:rsidRPr="008B5871">
        <w:rPr>
          <w:rFonts w:ascii="Times New Roman" w:hAnsi="Times New Roman" w:cs="Times New Roman"/>
        </w:rPr>
        <w:t xml:space="preserve">, M., Yamaoka, R., Oda-Tanabe, M., Takeuchi, M., Kawano, N., 1995. Pollination Biology of </w:t>
      </w:r>
      <w:r w:rsidRPr="008B5871">
        <w:rPr>
          <w:rFonts w:ascii="Times New Roman" w:hAnsi="Times New Roman" w:cs="Times New Roman"/>
          <w:i/>
          <w:iCs/>
        </w:rPr>
        <w:t>Oenothera</w:t>
      </w:r>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xml:space="preserve">). The Interplay between </w:t>
      </w:r>
      <w:r w:rsidR="00B50EB5" w:rsidRPr="008B5871">
        <w:rPr>
          <w:rFonts w:ascii="Times New Roman" w:hAnsi="Times New Roman" w:cs="Times New Roman"/>
        </w:rPr>
        <w:t>f</w:t>
      </w:r>
      <w:r w:rsidRPr="008B5871">
        <w:rPr>
          <w:rFonts w:ascii="Times New Roman" w:hAnsi="Times New Roman" w:cs="Times New Roman"/>
        </w:rPr>
        <w:t>loral UV-</w:t>
      </w:r>
      <w:r w:rsidR="00B50EB5" w:rsidRPr="008B5871">
        <w:rPr>
          <w:rFonts w:ascii="Times New Roman" w:hAnsi="Times New Roman" w:cs="Times New Roman"/>
        </w:rPr>
        <w:lastRenderedPageBreak/>
        <w:t>absorbency</w:t>
      </w:r>
      <w:r w:rsidRPr="008B5871">
        <w:rPr>
          <w:rFonts w:ascii="Times New Roman" w:hAnsi="Times New Roman" w:cs="Times New Roman"/>
        </w:rPr>
        <w:t xml:space="preserve"> </w:t>
      </w:r>
      <w:r w:rsidR="00B50EB5" w:rsidRPr="008B5871">
        <w:rPr>
          <w:rFonts w:ascii="Times New Roman" w:hAnsi="Times New Roman" w:cs="Times New Roman"/>
        </w:rPr>
        <w:t>p</w:t>
      </w:r>
      <w:r w:rsidRPr="008B5871">
        <w:rPr>
          <w:rFonts w:ascii="Times New Roman" w:hAnsi="Times New Roman" w:cs="Times New Roman"/>
        </w:rPr>
        <w:t xml:space="preserve">atterns and </w:t>
      </w:r>
      <w:r w:rsidR="00B50EB5" w:rsidRPr="008B5871">
        <w:rPr>
          <w:rFonts w:ascii="Times New Roman" w:hAnsi="Times New Roman" w:cs="Times New Roman"/>
        </w:rPr>
        <w:t>f</w:t>
      </w:r>
      <w:r w:rsidRPr="008B5871">
        <w:rPr>
          <w:rFonts w:ascii="Times New Roman" w:hAnsi="Times New Roman" w:cs="Times New Roman"/>
        </w:rPr>
        <w:t xml:space="preserve">loral </w:t>
      </w:r>
      <w:r w:rsidR="00B50EB5" w:rsidRPr="008B5871">
        <w:rPr>
          <w:rFonts w:ascii="Times New Roman" w:hAnsi="Times New Roman" w:cs="Times New Roman"/>
        </w:rPr>
        <w:t>v</w:t>
      </w:r>
      <w:r w:rsidRPr="008B5871">
        <w:rPr>
          <w:rFonts w:ascii="Times New Roman" w:hAnsi="Times New Roman" w:cs="Times New Roman"/>
        </w:rPr>
        <w:t xml:space="preserve">olatiles as </w:t>
      </w:r>
      <w:r w:rsidR="00B50EB5" w:rsidRPr="008B5871">
        <w:rPr>
          <w:rFonts w:ascii="Times New Roman" w:hAnsi="Times New Roman" w:cs="Times New Roman"/>
        </w:rPr>
        <w:t>s</w:t>
      </w:r>
      <w:r w:rsidRPr="008B5871">
        <w:rPr>
          <w:rFonts w:ascii="Times New Roman" w:hAnsi="Times New Roman" w:cs="Times New Roman"/>
        </w:rPr>
        <w:t xml:space="preserve">ignals to </w:t>
      </w:r>
      <w:r w:rsidR="00B50EB5" w:rsidRPr="008B5871">
        <w:rPr>
          <w:rFonts w:ascii="Times New Roman" w:hAnsi="Times New Roman" w:cs="Times New Roman"/>
        </w:rPr>
        <w:t>n</w:t>
      </w:r>
      <w:r w:rsidRPr="008B5871">
        <w:rPr>
          <w:rFonts w:ascii="Times New Roman" w:hAnsi="Times New Roman" w:cs="Times New Roman"/>
        </w:rPr>
        <w:t xml:space="preserve">octurnal </w:t>
      </w:r>
      <w:r w:rsidR="00B50EB5" w:rsidRPr="008B5871">
        <w:rPr>
          <w:rFonts w:ascii="Times New Roman" w:hAnsi="Times New Roman" w:cs="Times New Roman"/>
        </w:rPr>
        <w:t>i</w:t>
      </w:r>
      <w:r w:rsidRPr="008B5871">
        <w:rPr>
          <w:rFonts w:ascii="Times New Roman" w:hAnsi="Times New Roman" w:cs="Times New Roman"/>
        </w:rPr>
        <w:t>nsects. Plant Species Biology 10, 31–38. https://doi.org/10.1111/j.1442-1984.1995.tb00118.x</w:t>
      </w:r>
    </w:p>
    <w:p w14:paraId="01FA8F2C"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Kessler, D., </w:t>
      </w:r>
      <w:proofErr w:type="spellStart"/>
      <w:r w:rsidRPr="008B5871">
        <w:rPr>
          <w:rFonts w:ascii="Times New Roman" w:hAnsi="Times New Roman" w:cs="Times New Roman"/>
        </w:rPr>
        <w:t>Gase</w:t>
      </w:r>
      <w:proofErr w:type="spellEnd"/>
      <w:r w:rsidRPr="008B5871">
        <w:rPr>
          <w:rFonts w:ascii="Times New Roman" w:hAnsi="Times New Roman" w:cs="Times New Roman"/>
        </w:rPr>
        <w:t>, K., Baldwin, I.T., 2008. Field experiments with transformed plants reveal the sense of floral scents. Science 321, 1200–1202. http://www.jstor.org/stable/20144701</w:t>
      </w:r>
    </w:p>
    <w:p w14:paraId="04532969"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Knudsen, J.T., </w:t>
      </w:r>
      <w:proofErr w:type="spellStart"/>
      <w:r w:rsidRPr="008B5871">
        <w:rPr>
          <w:rFonts w:ascii="Times New Roman" w:hAnsi="Times New Roman" w:cs="Times New Roman"/>
        </w:rPr>
        <w:t>Tollsten</w:t>
      </w:r>
      <w:proofErr w:type="spellEnd"/>
      <w:r w:rsidRPr="008B5871">
        <w:rPr>
          <w:rFonts w:ascii="Times New Roman" w:hAnsi="Times New Roman" w:cs="Times New Roman"/>
        </w:rPr>
        <w:t>, L., 1993. Trends in floral scent chemistry in pollination syndromes: floral scent composition in moth-pollinated taxa. Botanical Journal of the Linnean Society 113, 263–284. https://doi.org/10.1111/j.1095-8339.1993.tb00340.x</w:t>
      </w:r>
    </w:p>
    <w:p w14:paraId="05684AE3"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Larue, A.-A.C., </w:t>
      </w:r>
      <w:proofErr w:type="spellStart"/>
      <w:r w:rsidRPr="008B5871">
        <w:rPr>
          <w:rFonts w:ascii="Times New Roman" w:hAnsi="Times New Roman" w:cs="Times New Roman"/>
        </w:rPr>
        <w:t>Raguso</w:t>
      </w:r>
      <w:proofErr w:type="spellEnd"/>
      <w:r w:rsidRPr="008B5871">
        <w:rPr>
          <w:rFonts w:ascii="Times New Roman" w:hAnsi="Times New Roman" w:cs="Times New Roman"/>
        </w:rPr>
        <w:t>, R.A., Junker, R.R., 2016. Experimental manipulation of floral scent bouquets restructures flower–visitor interactions in the field. Journal of Animal Ecology 85, 396–408. https://doi.org/10.1111/1365-2656.12441</w:t>
      </w:r>
    </w:p>
    <w:p w14:paraId="0D0D913E"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Levin, R.A., McDade, L.A.,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2003. The systematic utility of floral and vegetative fragrance in two genera of </w:t>
      </w:r>
      <w:proofErr w:type="spellStart"/>
      <w:r w:rsidRPr="008B5871">
        <w:rPr>
          <w:rFonts w:ascii="Times New Roman" w:hAnsi="Times New Roman" w:cs="Times New Roman"/>
        </w:rPr>
        <w:t>Nyctaginaceae</w:t>
      </w:r>
      <w:proofErr w:type="spellEnd"/>
      <w:r w:rsidRPr="008B5871">
        <w:rPr>
          <w:rFonts w:ascii="Times New Roman" w:hAnsi="Times New Roman" w:cs="Times New Roman"/>
        </w:rPr>
        <w:t>. Systematic Biology 52, 334–351. https://doi.org/10.1080/10635150390196975</w:t>
      </w:r>
    </w:p>
    <w:p w14:paraId="5C89B73D"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Loughrin</w:t>
      </w:r>
      <w:proofErr w:type="spellEnd"/>
      <w:r w:rsidRPr="008B5871">
        <w:rPr>
          <w:rFonts w:ascii="Times New Roman" w:hAnsi="Times New Roman" w:cs="Times New Roman"/>
        </w:rPr>
        <w:t xml:space="preserve">, J.N., Hamilton-Kemp, T.R., Andersen, R.A., Hildebrand, D.F., 1990. Volatiles from flowers of </w:t>
      </w:r>
      <w:r w:rsidRPr="008B5871">
        <w:rPr>
          <w:rFonts w:ascii="Times New Roman" w:hAnsi="Times New Roman" w:cs="Times New Roman"/>
          <w:i/>
          <w:iCs/>
        </w:rPr>
        <w:t xml:space="preserve">Nicotiana sylvestris, N. </w:t>
      </w:r>
      <w:proofErr w:type="spellStart"/>
      <w:r w:rsidRPr="008B5871">
        <w:rPr>
          <w:rFonts w:ascii="Times New Roman" w:hAnsi="Times New Roman" w:cs="Times New Roman"/>
          <w:i/>
          <w:iCs/>
        </w:rPr>
        <w:t>otophora</w:t>
      </w:r>
      <w:proofErr w:type="spellEnd"/>
      <w:r w:rsidRPr="008B5871">
        <w:rPr>
          <w:rFonts w:ascii="Times New Roman" w:hAnsi="Times New Roman" w:cs="Times New Roman"/>
        </w:rPr>
        <w:t xml:space="preserve"> and </w:t>
      </w:r>
      <w:r w:rsidRPr="008B5871">
        <w:rPr>
          <w:rFonts w:ascii="Times New Roman" w:hAnsi="Times New Roman" w:cs="Times New Roman"/>
          <w:i/>
          <w:iCs/>
        </w:rPr>
        <w:t>Malus</w:t>
      </w:r>
      <w:r w:rsidRPr="008B5871">
        <w:rPr>
          <w:rFonts w:ascii="Times New Roman" w:hAnsi="Times New Roman" w:cs="Times New Roman"/>
        </w:rPr>
        <w:t xml:space="preserve"> × </w:t>
      </w:r>
      <w:r w:rsidRPr="008B5871">
        <w:rPr>
          <w:rFonts w:ascii="Times New Roman" w:hAnsi="Times New Roman" w:cs="Times New Roman"/>
          <w:i/>
          <w:iCs/>
        </w:rPr>
        <w:t>domestica</w:t>
      </w:r>
      <w:r w:rsidRPr="008B5871">
        <w:rPr>
          <w:rFonts w:ascii="Times New Roman" w:hAnsi="Times New Roman" w:cs="Times New Roman"/>
        </w:rPr>
        <w:t>: headspace components and day/night changes in their relative concentrations. Phytochemistry 29, 2473–2477. https://doi.org/10.1016/0031-9422(90)85169-G</w:t>
      </w:r>
    </w:p>
    <w:p w14:paraId="2A478F8B"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Majetic</w:t>
      </w:r>
      <w:proofErr w:type="spellEnd"/>
      <w:r w:rsidRPr="008B5871">
        <w:rPr>
          <w:rFonts w:ascii="Times New Roman" w:hAnsi="Times New Roman" w:cs="Times New Roman"/>
        </w:rPr>
        <w:t xml:space="preserve">, C.J.,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Tonsor</w:t>
      </w:r>
      <w:proofErr w:type="spellEnd"/>
      <w:r w:rsidRPr="008B5871">
        <w:rPr>
          <w:rFonts w:ascii="Times New Roman" w:hAnsi="Times New Roman" w:cs="Times New Roman"/>
        </w:rPr>
        <w:t xml:space="preserve">, S.J., Ashman, T.-L., 2007. Flower color–flower scent associations in polymorphic </w:t>
      </w:r>
      <w:proofErr w:type="spellStart"/>
      <w:r w:rsidRPr="008B5871">
        <w:rPr>
          <w:rFonts w:ascii="Times New Roman" w:hAnsi="Times New Roman" w:cs="Times New Roman"/>
          <w:i/>
          <w:iCs/>
        </w:rPr>
        <w:t>Hesperis</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matronalis</w:t>
      </w:r>
      <w:proofErr w:type="spellEnd"/>
      <w:r w:rsidRPr="008B5871">
        <w:rPr>
          <w:rFonts w:ascii="Times New Roman" w:hAnsi="Times New Roman" w:cs="Times New Roman"/>
        </w:rPr>
        <w:t xml:space="preserve"> (Brassicaceae). Phytochemistry 68, 865–874. https://doi.org/10.1016/j.phytochem.2006.12.009</w:t>
      </w:r>
    </w:p>
    <w:p w14:paraId="165AA3BC" w14:textId="2545D37B"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Mant</w:t>
      </w:r>
      <w:proofErr w:type="spellEnd"/>
      <w:r w:rsidRPr="008B5871">
        <w:rPr>
          <w:rFonts w:ascii="Times New Roman" w:hAnsi="Times New Roman" w:cs="Times New Roman"/>
        </w:rPr>
        <w:t xml:space="preserve">, J., </w:t>
      </w:r>
      <w:proofErr w:type="spellStart"/>
      <w:r w:rsidRPr="008B5871">
        <w:rPr>
          <w:rFonts w:ascii="Times New Roman" w:hAnsi="Times New Roman" w:cs="Times New Roman"/>
        </w:rPr>
        <w:t>Peakall</w:t>
      </w:r>
      <w:proofErr w:type="spellEnd"/>
      <w:r w:rsidRPr="008B5871">
        <w:rPr>
          <w:rFonts w:ascii="Times New Roman" w:hAnsi="Times New Roman" w:cs="Times New Roman"/>
        </w:rPr>
        <w:t xml:space="preserve">, R., </w:t>
      </w:r>
      <w:proofErr w:type="spellStart"/>
      <w:r w:rsidRPr="008B5871">
        <w:rPr>
          <w:rFonts w:ascii="Times New Roman" w:hAnsi="Times New Roman" w:cs="Times New Roman"/>
        </w:rPr>
        <w:t>Schiestl</w:t>
      </w:r>
      <w:proofErr w:type="spellEnd"/>
      <w:r w:rsidRPr="008B5871">
        <w:rPr>
          <w:rFonts w:ascii="Times New Roman" w:hAnsi="Times New Roman" w:cs="Times New Roman"/>
        </w:rPr>
        <w:t xml:space="preserve">, F.P., 2005. Does </w:t>
      </w:r>
      <w:r w:rsidR="00F6221B" w:rsidRPr="008B5871">
        <w:rPr>
          <w:rFonts w:ascii="Times New Roman" w:hAnsi="Times New Roman" w:cs="Times New Roman"/>
        </w:rPr>
        <w:t>s</w:t>
      </w:r>
      <w:r w:rsidRPr="008B5871">
        <w:rPr>
          <w:rFonts w:ascii="Times New Roman" w:hAnsi="Times New Roman" w:cs="Times New Roman"/>
        </w:rPr>
        <w:t xml:space="preserve">election on </w:t>
      </w:r>
      <w:r w:rsidR="00F6221B" w:rsidRPr="008B5871">
        <w:rPr>
          <w:rFonts w:ascii="Times New Roman" w:hAnsi="Times New Roman" w:cs="Times New Roman"/>
        </w:rPr>
        <w:t>f</w:t>
      </w:r>
      <w:r w:rsidRPr="008B5871">
        <w:rPr>
          <w:rFonts w:ascii="Times New Roman" w:hAnsi="Times New Roman" w:cs="Times New Roman"/>
        </w:rPr>
        <w:t xml:space="preserve">loral </w:t>
      </w:r>
      <w:r w:rsidR="00F6221B" w:rsidRPr="008B5871">
        <w:rPr>
          <w:rFonts w:ascii="Times New Roman" w:hAnsi="Times New Roman" w:cs="Times New Roman"/>
        </w:rPr>
        <w:t>o</w:t>
      </w:r>
      <w:r w:rsidRPr="008B5871">
        <w:rPr>
          <w:rFonts w:ascii="Times New Roman" w:hAnsi="Times New Roman" w:cs="Times New Roman"/>
        </w:rPr>
        <w:t xml:space="preserve">dor </w:t>
      </w:r>
      <w:r w:rsidR="00F6221B" w:rsidRPr="008B5871">
        <w:rPr>
          <w:rFonts w:ascii="Times New Roman" w:hAnsi="Times New Roman" w:cs="Times New Roman"/>
        </w:rPr>
        <w:t>p</w:t>
      </w:r>
      <w:r w:rsidRPr="008B5871">
        <w:rPr>
          <w:rFonts w:ascii="Times New Roman" w:hAnsi="Times New Roman" w:cs="Times New Roman"/>
        </w:rPr>
        <w:t xml:space="preserve">romote </w:t>
      </w:r>
      <w:r w:rsidR="00F6221B" w:rsidRPr="008B5871">
        <w:rPr>
          <w:rFonts w:ascii="Times New Roman" w:hAnsi="Times New Roman" w:cs="Times New Roman"/>
        </w:rPr>
        <w:t>d</w:t>
      </w:r>
      <w:r w:rsidRPr="008B5871">
        <w:rPr>
          <w:rFonts w:ascii="Times New Roman" w:hAnsi="Times New Roman" w:cs="Times New Roman"/>
        </w:rPr>
        <w:t xml:space="preserve">ifferentiation among </w:t>
      </w:r>
      <w:r w:rsidR="00F6221B" w:rsidRPr="008B5871">
        <w:rPr>
          <w:rFonts w:ascii="Times New Roman" w:hAnsi="Times New Roman" w:cs="Times New Roman"/>
        </w:rPr>
        <w:t>p</w:t>
      </w:r>
      <w:r w:rsidRPr="008B5871">
        <w:rPr>
          <w:rFonts w:ascii="Times New Roman" w:hAnsi="Times New Roman" w:cs="Times New Roman"/>
        </w:rPr>
        <w:t xml:space="preserve">opulations and </w:t>
      </w:r>
      <w:r w:rsidR="00F6221B" w:rsidRPr="008B5871">
        <w:rPr>
          <w:rFonts w:ascii="Times New Roman" w:hAnsi="Times New Roman" w:cs="Times New Roman"/>
        </w:rPr>
        <w:t>s</w:t>
      </w:r>
      <w:r w:rsidRPr="008B5871">
        <w:rPr>
          <w:rFonts w:ascii="Times New Roman" w:hAnsi="Times New Roman" w:cs="Times New Roman"/>
        </w:rPr>
        <w:t xml:space="preserve">pecies of the </w:t>
      </w:r>
      <w:r w:rsidR="00F6221B" w:rsidRPr="008B5871">
        <w:rPr>
          <w:rFonts w:ascii="Times New Roman" w:hAnsi="Times New Roman" w:cs="Times New Roman"/>
        </w:rPr>
        <w:t>s</w:t>
      </w:r>
      <w:r w:rsidRPr="008B5871">
        <w:rPr>
          <w:rFonts w:ascii="Times New Roman" w:hAnsi="Times New Roman" w:cs="Times New Roman"/>
        </w:rPr>
        <w:t xml:space="preserve">exually </w:t>
      </w:r>
      <w:r w:rsidR="00F6221B" w:rsidRPr="008B5871">
        <w:rPr>
          <w:rFonts w:ascii="Times New Roman" w:hAnsi="Times New Roman" w:cs="Times New Roman"/>
        </w:rPr>
        <w:t>d</w:t>
      </w:r>
      <w:r w:rsidRPr="008B5871">
        <w:rPr>
          <w:rFonts w:ascii="Times New Roman" w:hAnsi="Times New Roman" w:cs="Times New Roman"/>
        </w:rPr>
        <w:t xml:space="preserve">eceptive </w:t>
      </w:r>
      <w:r w:rsidR="00F6221B" w:rsidRPr="008B5871">
        <w:rPr>
          <w:rFonts w:ascii="Times New Roman" w:hAnsi="Times New Roman" w:cs="Times New Roman"/>
        </w:rPr>
        <w:t>o</w:t>
      </w:r>
      <w:r w:rsidRPr="008B5871">
        <w:rPr>
          <w:rFonts w:ascii="Times New Roman" w:hAnsi="Times New Roman" w:cs="Times New Roman"/>
        </w:rPr>
        <w:t xml:space="preserve">rchid </w:t>
      </w:r>
      <w:r w:rsidR="00F6221B" w:rsidRPr="008B5871">
        <w:rPr>
          <w:rFonts w:ascii="Times New Roman" w:hAnsi="Times New Roman" w:cs="Times New Roman"/>
        </w:rPr>
        <w:t>g</w:t>
      </w:r>
      <w:r w:rsidRPr="008B5871">
        <w:rPr>
          <w:rFonts w:ascii="Times New Roman" w:hAnsi="Times New Roman" w:cs="Times New Roman"/>
        </w:rPr>
        <w:t xml:space="preserve">enus </w:t>
      </w:r>
      <w:proofErr w:type="spellStart"/>
      <w:r w:rsidRPr="008B5871">
        <w:rPr>
          <w:rFonts w:ascii="Times New Roman" w:hAnsi="Times New Roman" w:cs="Times New Roman"/>
          <w:i/>
          <w:iCs/>
        </w:rPr>
        <w:t>Ophrys</w:t>
      </w:r>
      <w:proofErr w:type="spellEnd"/>
      <w:r w:rsidRPr="008B5871">
        <w:rPr>
          <w:rFonts w:ascii="Times New Roman" w:hAnsi="Times New Roman" w:cs="Times New Roman"/>
        </w:rPr>
        <w:t>? Evolution 59, 1449–1463. http://www.jstor.org/stable/3449168</w:t>
      </w:r>
    </w:p>
    <w:p w14:paraId="2E482DC7"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lastRenderedPageBreak/>
        <w:t>Okamoto, T., 2017. Species-specific floral scents as olfactory cues in pollinator moths., in: Obligate Pollination Mutualism. Springer Japan, Tokyo, pp. 169–79.</w:t>
      </w:r>
    </w:p>
    <w:p w14:paraId="2210F3E7"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Ollerton, J., Winfree, R., Tarrant, S., 2011. How many flowering plants are pollinated by animals? Oikos 120, 321–326. https://doi.org/10.1111/j.1600-0706.2010.18644.x</w:t>
      </w:r>
    </w:p>
    <w:p w14:paraId="7F6998C4"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Parachnowitsch</w:t>
      </w:r>
      <w:proofErr w:type="spellEnd"/>
      <w:r w:rsidRPr="008B5871">
        <w:rPr>
          <w:rFonts w:ascii="Times New Roman" w:hAnsi="Times New Roman" w:cs="Times New Roman"/>
        </w:rPr>
        <w:t xml:space="preserve">, A.L.,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Kessler, A., 2012. Phenotypic selection to increase floral scent emission, but not flower size or </w:t>
      </w:r>
      <w:proofErr w:type="spellStart"/>
      <w:r w:rsidRPr="008B5871">
        <w:rPr>
          <w:rFonts w:ascii="Times New Roman" w:hAnsi="Times New Roman" w:cs="Times New Roman"/>
        </w:rPr>
        <w:t>colour</w:t>
      </w:r>
      <w:proofErr w:type="spellEnd"/>
      <w:r w:rsidRPr="008B5871">
        <w:rPr>
          <w:rFonts w:ascii="Times New Roman" w:hAnsi="Times New Roman" w:cs="Times New Roman"/>
        </w:rPr>
        <w:t xml:space="preserve"> in </w:t>
      </w:r>
      <w:proofErr w:type="gramStart"/>
      <w:r w:rsidRPr="008B5871">
        <w:rPr>
          <w:rFonts w:ascii="Times New Roman" w:hAnsi="Times New Roman" w:cs="Times New Roman"/>
        </w:rPr>
        <w:t>bee-pollinated</w:t>
      </w:r>
      <w:proofErr w:type="gramEnd"/>
      <w:r w:rsidRPr="008B5871">
        <w:rPr>
          <w:rFonts w:ascii="Times New Roman" w:hAnsi="Times New Roman" w:cs="Times New Roman"/>
        </w:rPr>
        <w:t xml:space="preserve"> </w:t>
      </w:r>
      <w:r w:rsidRPr="008B5871">
        <w:rPr>
          <w:rFonts w:ascii="Times New Roman" w:hAnsi="Times New Roman" w:cs="Times New Roman"/>
          <w:i/>
          <w:iCs/>
        </w:rPr>
        <w:t>Penstemon digitalis</w:t>
      </w:r>
      <w:r w:rsidRPr="008B5871">
        <w:rPr>
          <w:rFonts w:ascii="Times New Roman" w:hAnsi="Times New Roman" w:cs="Times New Roman"/>
        </w:rPr>
        <w:t>. New Phytologist 195, 667–675. https://doi.org/10.1111/j.1469-8137.2012.04188.x</w:t>
      </w:r>
    </w:p>
    <w:p w14:paraId="11168BB8"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Patsis</w:t>
      </w:r>
      <w:proofErr w:type="spellEnd"/>
      <w:r w:rsidRPr="008B5871">
        <w:rPr>
          <w:rFonts w:ascii="Times New Roman" w:hAnsi="Times New Roman" w:cs="Times New Roman"/>
        </w:rPr>
        <w:t xml:space="preserve">, A., </w:t>
      </w:r>
      <w:proofErr w:type="spellStart"/>
      <w:r w:rsidRPr="008B5871">
        <w:rPr>
          <w:rFonts w:ascii="Times New Roman" w:hAnsi="Times New Roman" w:cs="Times New Roman"/>
        </w:rPr>
        <w:t>Overson</w:t>
      </w:r>
      <w:proofErr w:type="spellEnd"/>
      <w:r w:rsidRPr="008B5871">
        <w:rPr>
          <w:rFonts w:ascii="Times New Roman" w:hAnsi="Times New Roman" w:cs="Times New Roman"/>
        </w:rPr>
        <w:t xml:space="preserve">, R., </w:t>
      </w: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w:t>
      </w:r>
      <w:proofErr w:type="spellStart"/>
      <w:r w:rsidRPr="008B5871">
        <w:rPr>
          <w:rFonts w:ascii="Times New Roman" w:hAnsi="Times New Roman" w:cs="Times New Roman"/>
        </w:rPr>
        <w:t>Wickett</w:t>
      </w:r>
      <w:proofErr w:type="spellEnd"/>
      <w:r w:rsidRPr="008B5871">
        <w:rPr>
          <w:rFonts w:ascii="Times New Roman" w:hAnsi="Times New Roman" w:cs="Times New Roman"/>
        </w:rPr>
        <w:t xml:space="preserve">, N.J., Johnson, M.G., Wagner, W.L.,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Fant</w:t>
      </w:r>
      <w:proofErr w:type="spellEnd"/>
      <w:r w:rsidRPr="008B5871">
        <w:rPr>
          <w:rFonts w:ascii="Times New Roman" w:hAnsi="Times New Roman" w:cs="Times New Roman"/>
        </w:rPr>
        <w:t xml:space="preserve">, J.B., Levin, R.A., In Press. Elucidating the evolutionary history of </w:t>
      </w:r>
      <w:r w:rsidRPr="008B5871">
        <w:rPr>
          <w:rFonts w:ascii="Times New Roman" w:hAnsi="Times New Roman" w:cs="Times New Roman"/>
          <w:i/>
          <w:iCs/>
        </w:rPr>
        <w:t>Oenothera</w:t>
      </w:r>
      <w:r w:rsidRPr="008B5871">
        <w:rPr>
          <w:rFonts w:ascii="Times New Roman" w:hAnsi="Times New Roman" w:cs="Times New Roman"/>
        </w:rPr>
        <w:t xml:space="preserve"> Sect. </w:t>
      </w:r>
      <w:proofErr w:type="spellStart"/>
      <w:r w:rsidRPr="008B5871">
        <w:rPr>
          <w:rFonts w:ascii="Times New Roman" w:hAnsi="Times New Roman" w:cs="Times New Roman"/>
          <w:i/>
          <w:iCs/>
        </w:rPr>
        <w:t>Pachylophus</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A phylogenetic approach. Systematic Botany.</w:t>
      </w:r>
    </w:p>
    <w:p w14:paraId="28FAD6B4" w14:textId="1D1B72E8"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Plepys</w:t>
      </w:r>
      <w:proofErr w:type="spellEnd"/>
      <w:r w:rsidRPr="008B5871">
        <w:rPr>
          <w:rFonts w:ascii="Times New Roman" w:hAnsi="Times New Roman" w:cs="Times New Roman"/>
        </w:rPr>
        <w:t xml:space="preserve">, D., Ibarra, F., </w:t>
      </w:r>
      <w:proofErr w:type="spellStart"/>
      <w:r w:rsidRPr="008B5871">
        <w:rPr>
          <w:rFonts w:ascii="Times New Roman" w:hAnsi="Times New Roman" w:cs="Times New Roman"/>
        </w:rPr>
        <w:t>Löfstedt</w:t>
      </w:r>
      <w:proofErr w:type="spellEnd"/>
      <w:r w:rsidRPr="008B5871">
        <w:rPr>
          <w:rFonts w:ascii="Times New Roman" w:hAnsi="Times New Roman" w:cs="Times New Roman"/>
        </w:rPr>
        <w:t xml:space="preserve">, C., 2002. Volatiles from Flowers of </w:t>
      </w:r>
      <w:proofErr w:type="spellStart"/>
      <w:r w:rsidRPr="008B5871">
        <w:rPr>
          <w:rFonts w:ascii="Times New Roman" w:hAnsi="Times New Roman" w:cs="Times New Roman"/>
          <w:i/>
          <w:iCs/>
        </w:rPr>
        <w:t>Platanthera</w:t>
      </w:r>
      <w:proofErr w:type="spellEnd"/>
      <w:r w:rsidRPr="008B5871">
        <w:rPr>
          <w:rFonts w:ascii="Times New Roman" w:hAnsi="Times New Roman" w:cs="Times New Roman"/>
          <w:i/>
          <w:iCs/>
        </w:rPr>
        <w:t xml:space="preserve"> bifolia </w:t>
      </w:r>
      <w:r w:rsidRPr="008B5871">
        <w:rPr>
          <w:rFonts w:ascii="Times New Roman" w:hAnsi="Times New Roman" w:cs="Times New Roman"/>
        </w:rPr>
        <w:t>(</w:t>
      </w:r>
      <w:proofErr w:type="spellStart"/>
      <w:r w:rsidRPr="008B5871">
        <w:rPr>
          <w:rFonts w:ascii="Times New Roman" w:hAnsi="Times New Roman" w:cs="Times New Roman"/>
        </w:rPr>
        <w:t>Orchidaceae</w:t>
      </w:r>
      <w:proofErr w:type="spellEnd"/>
      <w:r w:rsidRPr="008B5871">
        <w:rPr>
          <w:rFonts w:ascii="Times New Roman" w:hAnsi="Times New Roman" w:cs="Times New Roman"/>
        </w:rPr>
        <w:t xml:space="preserve">) </w:t>
      </w:r>
      <w:r w:rsidR="00F6221B" w:rsidRPr="008B5871">
        <w:rPr>
          <w:rFonts w:ascii="Times New Roman" w:hAnsi="Times New Roman" w:cs="Times New Roman"/>
        </w:rPr>
        <w:t>a</w:t>
      </w:r>
      <w:r w:rsidRPr="008B5871">
        <w:rPr>
          <w:rFonts w:ascii="Times New Roman" w:hAnsi="Times New Roman" w:cs="Times New Roman"/>
        </w:rPr>
        <w:t xml:space="preserve">ttractive to the </w:t>
      </w:r>
      <w:r w:rsidR="00F6221B" w:rsidRPr="008B5871">
        <w:rPr>
          <w:rFonts w:ascii="Times New Roman" w:hAnsi="Times New Roman" w:cs="Times New Roman"/>
        </w:rPr>
        <w:t>s</w:t>
      </w:r>
      <w:r w:rsidRPr="008B5871">
        <w:rPr>
          <w:rFonts w:ascii="Times New Roman" w:hAnsi="Times New Roman" w:cs="Times New Roman"/>
        </w:rPr>
        <w:t xml:space="preserve">ilver Y </w:t>
      </w:r>
      <w:r w:rsidR="00F6221B" w:rsidRPr="008B5871">
        <w:rPr>
          <w:rFonts w:ascii="Times New Roman" w:hAnsi="Times New Roman" w:cs="Times New Roman"/>
        </w:rPr>
        <w:t>m</w:t>
      </w:r>
      <w:r w:rsidRPr="008B5871">
        <w:rPr>
          <w:rFonts w:ascii="Times New Roman" w:hAnsi="Times New Roman" w:cs="Times New Roman"/>
        </w:rPr>
        <w:t xml:space="preserve">oth, </w:t>
      </w:r>
      <w:proofErr w:type="spellStart"/>
      <w:r w:rsidRPr="008B5871">
        <w:rPr>
          <w:rFonts w:ascii="Times New Roman" w:hAnsi="Times New Roman" w:cs="Times New Roman"/>
        </w:rPr>
        <w:t>Autographa</w:t>
      </w:r>
      <w:proofErr w:type="spellEnd"/>
      <w:r w:rsidRPr="008B5871">
        <w:rPr>
          <w:rFonts w:ascii="Times New Roman" w:hAnsi="Times New Roman" w:cs="Times New Roman"/>
        </w:rPr>
        <w:t xml:space="preserve"> gamma (Lepidoptera: </w:t>
      </w:r>
      <w:proofErr w:type="spellStart"/>
      <w:r w:rsidRPr="008B5871">
        <w:rPr>
          <w:rFonts w:ascii="Times New Roman" w:hAnsi="Times New Roman" w:cs="Times New Roman"/>
        </w:rPr>
        <w:t>Noctuidae</w:t>
      </w:r>
      <w:proofErr w:type="spellEnd"/>
      <w:r w:rsidRPr="008B5871">
        <w:rPr>
          <w:rFonts w:ascii="Times New Roman" w:hAnsi="Times New Roman" w:cs="Times New Roman"/>
        </w:rPr>
        <w:t>). Oikos 99, 69–74. https://doi.org/10.1034/j.1600-0706.2002.990107.x</w:t>
      </w:r>
    </w:p>
    <w:p w14:paraId="3A0B8E75" w14:textId="21338E2F"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R: The R Project for Statistical Computing</w:t>
      </w:r>
      <w:r w:rsidR="00F6221B" w:rsidRPr="008B5871">
        <w:rPr>
          <w:rFonts w:ascii="Times New Roman" w:hAnsi="Times New Roman" w:cs="Times New Roman"/>
        </w:rPr>
        <w:t>, 2020</w:t>
      </w:r>
      <w:r w:rsidRPr="008B5871">
        <w:rPr>
          <w:rFonts w:ascii="Times New Roman" w:hAnsi="Times New Roman" w:cs="Times New Roman"/>
        </w:rPr>
        <w:t xml:space="preserve">. URL https://www.r-project.org/ (accessed </w:t>
      </w:r>
      <w:r w:rsidR="00F6221B" w:rsidRPr="008B5871">
        <w:rPr>
          <w:rFonts w:ascii="Times New Roman" w:hAnsi="Times New Roman" w:cs="Times New Roman"/>
        </w:rPr>
        <w:t>06</w:t>
      </w:r>
      <w:r w:rsidRPr="008B5871">
        <w:rPr>
          <w:rFonts w:ascii="Times New Roman" w:hAnsi="Times New Roman" w:cs="Times New Roman"/>
        </w:rPr>
        <w:t>.</w:t>
      </w:r>
      <w:r w:rsidR="00F6221B" w:rsidRPr="008B5871">
        <w:rPr>
          <w:rFonts w:ascii="Times New Roman" w:hAnsi="Times New Roman" w:cs="Times New Roman"/>
        </w:rPr>
        <w:t>2</w:t>
      </w:r>
      <w:r w:rsidRPr="008B5871">
        <w:rPr>
          <w:rFonts w:ascii="Times New Roman" w:hAnsi="Times New Roman" w:cs="Times New Roman"/>
        </w:rPr>
        <w:t>2.</w:t>
      </w:r>
      <w:r w:rsidR="00F6221B" w:rsidRPr="008B5871">
        <w:rPr>
          <w:rFonts w:ascii="Times New Roman" w:hAnsi="Times New Roman" w:cs="Times New Roman"/>
        </w:rPr>
        <w:t>20</w:t>
      </w:r>
      <w:r w:rsidRPr="008B5871">
        <w:rPr>
          <w:rFonts w:ascii="Times New Roman" w:hAnsi="Times New Roman" w:cs="Times New Roman"/>
        </w:rPr>
        <w:t>).</w:t>
      </w:r>
    </w:p>
    <w:p w14:paraId="6864FAE3"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R.A., 2016. More lessons from linalool: insights gained from a ubiquitous floral volatile. Current Opinion in Plant Biology, Biotic interactions 32, 31–36. https://doi.org/10.1016/j.pbi.2016.05.007</w:t>
      </w:r>
    </w:p>
    <w:p w14:paraId="04F9D53F"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R.A., 2008. Wake up and smell the roses: The ecology and evolution of floral scent. Annual Review of Ecology, Evolution, and Systematics 39, 549–569. https://doi.org/10.1146/annurev.ecolsys.38.091206.095601</w:t>
      </w:r>
    </w:p>
    <w:p w14:paraId="7F76923F"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Raguso</w:t>
      </w:r>
      <w:proofErr w:type="spellEnd"/>
      <w:r w:rsidRPr="008B5871">
        <w:rPr>
          <w:rFonts w:ascii="Times New Roman" w:hAnsi="Times New Roman" w:cs="Times New Roman"/>
        </w:rPr>
        <w:t>, R.A., 2004. Flowers as sensory billboards: progress towards an integrated understanding of floral advertisement. Current Opinion in Plant Biology 7, 434–440. https://doi.org/10.1016/j.pbi.2004.05.010</w:t>
      </w:r>
    </w:p>
    <w:p w14:paraId="02D57C38" w14:textId="007997C6"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Kelber</w:t>
      </w:r>
      <w:proofErr w:type="spellEnd"/>
      <w:r w:rsidRPr="008B5871">
        <w:rPr>
          <w:rFonts w:ascii="Times New Roman" w:hAnsi="Times New Roman" w:cs="Times New Roman"/>
        </w:rPr>
        <w:t xml:space="preserve">, A., Pfaff, M., Levin, R.A., McDade, L.A., 2007. Floral </w:t>
      </w:r>
      <w:r w:rsidR="00F6221B" w:rsidRPr="008B5871">
        <w:rPr>
          <w:rFonts w:ascii="Times New Roman" w:hAnsi="Times New Roman" w:cs="Times New Roman"/>
        </w:rPr>
        <w:t>b</w:t>
      </w:r>
      <w:r w:rsidRPr="008B5871">
        <w:rPr>
          <w:rFonts w:ascii="Times New Roman" w:hAnsi="Times New Roman" w:cs="Times New Roman"/>
        </w:rPr>
        <w:t xml:space="preserve">iology of North American </w:t>
      </w:r>
      <w:r w:rsidRPr="008B5871">
        <w:rPr>
          <w:rFonts w:ascii="Times New Roman" w:hAnsi="Times New Roman" w:cs="Times New Roman"/>
          <w:i/>
          <w:iCs/>
        </w:rPr>
        <w:t>Oenothera</w:t>
      </w:r>
      <w:r w:rsidRPr="008B5871">
        <w:rPr>
          <w:rFonts w:ascii="Times New Roman" w:hAnsi="Times New Roman" w:cs="Times New Roman"/>
        </w:rPr>
        <w:t xml:space="preserve"> Sect. </w:t>
      </w:r>
      <w:proofErr w:type="spellStart"/>
      <w:r w:rsidRPr="008B5871">
        <w:rPr>
          <w:rFonts w:ascii="Times New Roman" w:hAnsi="Times New Roman" w:cs="Times New Roman"/>
          <w:i/>
          <w:iCs/>
        </w:rPr>
        <w:t>Lavauxia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xml:space="preserve">): Advertisements, </w:t>
      </w:r>
      <w:r w:rsidR="00F6221B" w:rsidRPr="008B5871">
        <w:rPr>
          <w:rFonts w:ascii="Times New Roman" w:hAnsi="Times New Roman" w:cs="Times New Roman"/>
        </w:rPr>
        <w:t>r</w:t>
      </w:r>
      <w:r w:rsidRPr="008B5871">
        <w:rPr>
          <w:rFonts w:ascii="Times New Roman" w:hAnsi="Times New Roman" w:cs="Times New Roman"/>
        </w:rPr>
        <w:t xml:space="preserve">ewards, and </w:t>
      </w:r>
      <w:r w:rsidR="00F6221B" w:rsidRPr="008B5871">
        <w:rPr>
          <w:rFonts w:ascii="Times New Roman" w:hAnsi="Times New Roman" w:cs="Times New Roman"/>
        </w:rPr>
        <w:t>e</w:t>
      </w:r>
      <w:r w:rsidRPr="008B5871">
        <w:rPr>
          <w:rFonts w:ascii="Times New Roman" w:hAnsi="Times New Roman" w:cs="Times New Roman"/>
        </w:rPr>
        <w:t xml:space="preserve">xtreme </w:t>
      </w:r>
      <w:r w:rsidR="00F6221B" w:rsidRPr="008B5871">
        <w:rPr>
          <w:rFonts w:ascii="Times New Roman" w:hAnsi="Times New Roman" w:cs="Times New Roman"/>
        </w:rPr>
        <w:t>v</w:t>
      </w:r>
      <w:r w:rsidRPr="008B5871">
        <w:rPr>
          <w:rFonts w:ascii="Times New Roman" w:hAnsi="Times New Roman" w:cs="Times New Roman"/>
        </w:rPr>
        <w:t xml:space="preserve">ariation in </w:t>
      </w:r>
      <w:r w:rsidR="00F6221B" w:rsidRPr="008B5871">
        <w:rPr>
          <w:rFonts w:ascii="Times New Roman" w:hAnsi="Times New Roman" w:cs="Times New Roman"/>
        </w:rPr>
        <w:t>f</w:t>
      </w:r>
      <w:r w:rsidRPr="008B5871">
        <w:rPr>
          <w:rFonts w:ascii="Times New Roman" w:hAnsi="Times New Roman" w:cs="Times New Roman"/>
        </w:rPr>
        <w:t xml:space="preserve">loral </w:t>
      </w:r>
      <w:r w:rsidR="00F6221B" w:rsidRPr="008B5871">
        <w:rPr>
          <w:rFonts w:ascii="Times New Roman" w:hAnsi="Times New Roman" w:cs="Times New Roman"/>
        </w:rPr>
        <w:t>d</w:t>
      </w:r>
      <w:r w:rsidRPr="008B5871">
        <w:rPr>
          <w:rFonts w:ascii="Times New Roman" w:hAnsi="Times New Roman" w:cs="Times New Roman"/>
        </w:rPr>
        <w:t>epth. Annals of the Missouri Botanical Garden 94, 236–257. https://doi.org/10.3417/0026-6493(2007)94[</w:t>
      </w:r>
      <w:proofErr w:type="gramStart"/>
      <w:r w:rsidRPr="008B5871">
        <w:rPr>
          <w:rFonts w:ascii="Times New Roman" w:hAnsi="Times New Roman" w:cs="Times New Roman"/>
        </w:rPr>
        <w:t>236:FBONAO</w:t>
      </w:r>
      <w:proofErr w:type="gramEnd"/>
      <w:r w:rsidRPr="008B5871">
        <w:rPr>
          <w:rFonts w:ascii="Times New Roman" w:hAnsi="Times New Roman" w:cs="Times New Roman"/>
        </w:rPr>
        <w:t>]2.0.CO;2</w:t>
      </w:r>
    </w:p>
    <w:p w14:paraId="530B113D"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Levin, R.A., </w:t>
      </w:r>
      <w:proofErr w:type="spellStart"/>
      <w:r w:rsidRPr="008B5871">
        <w:rPr>
          <w:rFonts w:ascii="Times New Roman" w:hAnsi="Times New Roman" w:cs="Times New Roman"/>
        </w:rPr>
        <w:t>Foose</w:t>
      </w:r>
      <w:proofErr w:type="spellEnd"/>
      <w:r w:rsidRPr="008B5871">
        <w:rPr>
          <w:rFonts w:ascii="Times New Roman" w:hAnsi="Times New Roman" w:cs="Times New Roman"/>
        </w:rPr>
        <w:t xml:space="preserve">, S.E., Holmberg, M.W., McDade, L.A., 2003. Fragrance chemistry, nocturnal </w:t>
      </w:r>
      <w:proofErr w:type="gramStart"/>
      <w:r w:rsidRPr="008B5871">
        <w:rPr>
          <w:rFonts w:ascii="Times New Roman" w:hAnsi="Times New Roman" w:cs="Times New Roman"/>
        </w:rPr>
        <w:t>rhythms</w:t>
      </w:r>
      <w:proofErr w:type="gramEnd"/>
      <w:r w:rsidRPr="008B5871">
        <w:rPr>
          <w:rFonts w:ascii="Times New Roman" w:hAnsi="Times New Roman" w:cs="Times New Roman"/>
        </w:rPr>
        <w:t xml:space="preserve"> and pollination “syndromes” in </w:t>
      </w:r>
      <w:r w:rsidRPr="008B5871">
        <w:rPr>
          <w:rFonts w:ascii="Times New Roman" w:hAnsi="Times New Roman" w:cs="Times New Roman"/>
          <w:i/>
          <w:iCs/>
        </w:rPr>
        <w:t>Nicotiana</w:t>
      </w:r>
      <w:r w:rsidRPr="008B5871">
        <w:rPr>
          <w:rFonts w:ascii="Times New Roman" w:hAnsi="Times New Roman" w:cs="Times New Roman"/>
        </w:rPr>
        <w:t>. Phytochemistry 63, 265–284. https://doi.org/10.1016/S0031-9422(03)00113-4</w:t>
      </w:r>
    </w:p>
    <w:p w14:paraId="6AA12109" w14:textId="6707572B"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Light, D.M., </w:t>
      </w:r>
      <w:proofErr w:type="spellStart"/>
      <w:r w:rsidRPr="008B5871">
        <w:rPr>
          <w:rFonts w:ascii="Times New Roman" w:hAnsi="Times New Roman" w:cs="Times New Roman"/>
        </w:rPr>
        <w:t>Pickersky</w:t>
      </w:r>
      <w:proofErr w:type="spellEnd"/>
      <w:r w:rsidRPr="008B5871">
        <w:rPr>
          <w:rFonts w:ascii="Times New Roman" w:hAnsi="Times New Roman" w:cs="Times New Roman"/>
        </w:rPr>
        <w:t xml:space="preserve">, E., 1996. Electroantennogram responses of </w:t>
      </w:r>
      <w:r w:rsidRPr="008B5871">
        <w:rPr>
          <w:rFonts w:ascii="Times New Roman" w:hAnsi="Times New Roman" w:cs="Times New Roman"/>
          <w:i/>
          <w:iCs/>
        </w:rPr>
        <w:t xml:space="preserve">Hyles </w:t>
      </w:r>
      <w:proofErr w:type="spellStart"/>
      <w:r w:rsidRPr="008B5871">
        <w:rPr>
          <w:rFonts w:ascii="Times New Roman" w:hAnsi="Times New Roman" w:cs="Times New Roman"/>
          <w:i/>
          <w:iCs/>
        </w:rPr>
        <w:t>lineata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Sphingidae</w:t>
      </w:r>
      <w:proofErr w:type="spellEnd"/>
      <w:r w:rsidRPr="008B5871">
        <w:rPr>
          <w:rFonts w:ascii="Times New Roman" w:hAnsi="Times New Roman" w:cs="Times New Roman"/>
        </w:rPr>
        <w:t>: Lepidoptera) to volatile compounds from</w:t>
      </w:r>
      <w:r w:rsidR="00F6221B" w:rsidRPr="008B5871">
        <w:rPr>
          <w:rFonts w:ascii="Times New Roman" w:hAnsi="Times New Roman" w:cs="Times New Roman"/>
        </w:rPr>
        <w:t xml:space="preserve"> </w:t>
      </w:r>
      <w:r w:rsidRPr="008B5871">
        <w:rPr>
          <w:rFonts w:ascii="Times New Roman" w:hAnsi="Times New Roman" w:cs="Times New Roman"/>
          <w:i/>
          <w:iCs/>
        </w:rPr>
        <w:t xml:space="preserve">Clarkia </w:t>
      </w:r>
      <w:proofErr w:type="spellStart"/>
      <w:r w:rsidRPr="008B5871">
        <w:rPr>
          <w:rFonts w:ascii="Times New Roman" w:hAnsi="Times New Roman" w:cs="Times New Roman"/>
          <w:i/>
          <w:iCs/>
        </w:rPr>
        <w:t>breweri</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and other moth-pollinated flowers. Journal of Chemical Ecology 22, 1735–1766.</w:t>
      </w:r>
    </w:p>
    <w:p w14:paraId="427D38E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Pellmyr</w:t>
      </w:r>
      <w:proofErr w:type="spellEnd"/>
      <w:r w:rsidRPr="008B5871">
        <w:rPr>
          <w:rFonts w:ascii="Times New Roman" w:hAnsi="Times New Roman" w:cs="Times New Roman"/>
        </w:rPr>
        <w:t>, O., 1998. Dynamic headspace analysis of floral volatiles: A comparison of methods. Oikos 81, 238–254. https://doi.org/10.2307/3547045</w:t>
      </w:r>
    </w:p>
    <w:p w14:paraId="58FBC4B6"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Pichersky</w:t>
      </w:r>
      <w:proofErr w:type="spellEnd"/>
      <w:r w:rsidRPr="008B5871">
        <w:rPr>
          <w:rFonts w:ascii="Times New Roman" w:hAnsi="Times New Roman" w:cs="Times New Roman"/>
        </w:rPr>
        <w:t>, E., 1999. New perspectives in pollination biology: Floral fragrances. A day in the life of a linalool molecule: Chemical communication in a plant-pollinator system. Part 1: Linalool biosynthesis in flowering plants. Plant Species Biology 14, 95–120. https://doi.org/10.1046/j.1442-1984.1999.00014.x</w:t>
      </w:r>
    </w:p>
    <w:p w14:paraId="4DB66411"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Schlumpberger</w:t>
      </w:r>
      <w:proofErr w:type="spellEnd"/>
      <w:r w:rsidRPr="008B5871">
        <w:rPr>
          <w:rFonts w:ascii="Times New Roman" w:hAnsi="Times New Roman" w:cs="Times New Roman"/>
        </w:rPr>
        <w:t xml:space="preserve">, B.O., </w:t>
      </w:r>
      <w:proofErr w:type="spellStart"/>
      <w:r w:rsidRPr="008B5871">
        <w:rPr>
          <w:rFonts w:ascii="Times New Roman" w:hAnsi="Times New Roman" w:cs="Times New Roman"/>
        </w:rPr>
        <w:t>Kaczorowski</w:t>
      </w:r>
      <w:proofErr w:type="spellEnd"/>
      <w:r w:rsidRPr="008B5871">
        <w:rPr>
          <w:rFonts w:ascii="Times New Roman" w:hAnsi="Times New Roman" w:cs="Times New Roman"/>
        </w:rPr>
        <w:t xml:space="preserve">, R.L., </w:t>
      </w:r>
      <w:proofErr w:type="spellStart"/>
      <w:r w:rsidRPr="008B5871">
        <w:rPr>
          <w:rFonts w:ascii="Times New Roman" w:hAnsi="Times New Roman" w:cs="Times New Roman"/>
        </w:rPr>
        <w:t>Holtsford</w:t>
      </w:r>
      <w:proofErr w:type="spellEnd"/>
      <w:r w:rsidRPr="008B5871">
        <w:rPr>
          <w:rFonts w:ascii="Times New Roman" w:hAnsi="Times New Roman" w:cs="Times New Roman"/>
        </w:rPr>
        <w:t xml:space="preserve">, T.P., 2006. Phylogenetic fragrance patterns in </w:t>
      </w:r>
      <w:r w:rsidRPr="008B5871">
        <w:rPr>
          <w:rFonts w:ascii="Times New Roman" w:hAnsi="Times New Roman" w:cs="Times New Roman"/>
          <w:i/>
          <w:iCs/>
        </w:rPr>
        <w:t>Nicotiana</w:t>
      </w:r>
      <w:r w:rsidRPr="008B5871">
        <w:rPr>
          <w:rFonts w:ascii="Times New Roman" w:hAnsi="Times New Roman" w:cs="Times New Roman"/>
        </w:rPr>
        <w:t xml:space="preserve"> sections </w:t>
      </w:r>
      <w:r w:rsidRPr="008B5871">
        <w:rPr>
          <w:rFonts w:ascii="Times New Roman" w:hAnsi="Times New Roman" w:cs="Times New Roman"/>
          <w:i/>
          <w:iCs/>
        </w:rPr>
        <w:t>Alatae</w:t>
      </w:r>
      <w:r w:rsidRPr="008B5871">
        <w:rPr>
          <w:rFonts w:ascii="Times New Roman" w:hAnsi="Times New Roman" w:cs="Times New Roman"/>
        </w:rPr>
        <w:t xml:space="preserve"> and </w:t>
      </w:r>
      <w:proofErr w:type="spellStart"/>
      <w:r w:rsidRPr="008B5871">
        <w:rPr>
          <w:rFonts w:ascii="Times New Roman" w:hAnsi="Times New Roman" w:cs="Times New Roman"/>
          <w:i/>
          <w:iCs/>
        </w:rPr>
        <w:t>Suaveolentes</w:t>
      </w:r>
      <w:proofErr w:type="spellEnd"/>
      <w:r w:rsidRPr="008B5871">
        <w:rPr>
          <w:rFonts w:ascii="Times New Roman" w:hAnsi="Times New Roman" w:cs="Times New Roman"/>
        </w:rPr>
        <w:t>. Phytochemistry 67, 1931–1942. https://doi.org/10.1016/j.phytochem.2006.05.038</w:t>
      </w:r>
    </w:p>
    <w:p w14:paraId="6929B3DE"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Raguso</w:t>
      </w:r>
      <w:proofErr w:type="spellEnd"/>
      <w:r w:rsidRPr="008B5871">
        <w:rPr>
          <w:rFonts w:ascii="Times New Roman" w:hAnsi="Times New Roman" w:cs="Times New Roman"/>
        </w:rPr>
        <w:t xml:space="preserve">, R.A., Willis, M.A., 2005. Synergy between visual and olfactory cues in nectar feeding by wild hawkmoths, </w:t>
      </w:r>
      <w:r w:rsidRPr="008B5871">
        <w:rPr>
          <w:rFonts w:ascii="Times New Roman" w:hAnsi="Times New Roman" w:cs="Times New Roman"/>
          <w:i/>
          <w:iCs/>
        </w:rPr>
        <w:t xml:space="preserve">Manduca </w:t>
      </w:r>
      <w:proofErr w:type="spellStart"/>
      <w:r w:rsidRPr="008B5871">
        <w:rPr>
          <w:rFonts w:ascii="Times New Roman" w:hAnsi="Times New Roman" w:cs="Times New Roman"/>
          <w:i/>
          <w:iCs/>
        </w:rPr>
        <w:t>sexta</w:t>
      </w:r>
      <w:proofErr w:type="spellEnd"/>
      <w:r w:rsidRPr="008B5871">
        <w:rPr>
          <w:rFonts w:ascii="Times New Roman" w:hAnsi="Times New Roman" w:cs="Times New Roman"/>
        </w:rPr>
        <w:t xml:space="preserve">. Animal </w:t>
      </w:r>
      <w:proofErr w:type="spellStart"/>
      <w:r w:rsidRPr="008B5871">
        <w:rPr>
          <w:rFonts w:ascii="Times New Roman" w:hAnsi="Times New Roman" w:cs="Times New Roman"/>
        </w:rPr>
        <w:t>Behaviour</w:t>
      </w:r>
      <w:proofErr w:type="spellEnd"/>
      <w:r w:rsidRPr="008B5871">
        <w:rPr>
          <w:rFonts w:ascii="Times New Roman" w:hAnsi="Times New Roman" w:cs="Times New Roman"/>
        </w:rPr>
        <w:t xml:space="preserve"> 69, 407–418. https://doi.org/10.1016/j.anbehav.2004.04.015</w:t>
      </w:r>
    </w:p>
    <w:p w14:paraId="7FE647BA"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Ranganathan, Y., Borges, R.M., 2010. Reducing the babel in plant volatile communication: using the forest to see the trees. Plant Biology 12, 735–742. https://doi.org/10.1111/j.1438-8677.2009.00278.x</w:t>
      </w:r>
    </w:p>
    <w:p w14:paraId="405AA2FB"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Reisenman</w:t>
      </w:r>
      <w:proofErr w:type="spellEnd"/>
      <w:r w:rsidRPr="008B5871">
        <w:rPr>
          <w:rFonts w:ascii="Times New Roman" w:hAnsi="Times New Roman" w:cs="Times New Roman"/>
        </w:rPr>
        <w:t xml:space="preserve">, C.E., </w:t>
      </w:r>
      <w:proofErr w:type="spellStart"/>
      <w:r w:rsidRPr="008B5871">
        <w:rPr>
          <w:rFonts w:ascii="Times New Roman" w:hAnsi="Times New Roman" w:cs="Times New Roman"/>
        </w:rPr>
        <w:t>Riffell</w:t>
      </w:r>
      <w:proofErr w:type="spellEnd"/>
      <w:r w:rsidRPr="008B5871">
        <w:rPr>
          <w:rFonts w:ascii="Times New Roman" w:hAnsi="Times New Roman" w:cs="Times New Roman"/>
        </w:rPr>
        <w:t>, J.A., Bernays, E.A., Hildebrand, J.G., 2010. Antagonistic effects of floral scent in an insect-plant interaction. Proceedings of the Royal Society B: Biological Sciences 277, 2371–2379. https://doi.org/10.1098/rspb.2010.0163</w:t>
      </w:r>
    </w:p>
    <w:p w14:paraId="702B4D20"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Revell, L.J., 2012. </w:t>
      </w:r>
      <w:proofErr w:type="spellStart"/>
      <w:r w:rsidRPr="008B5871">
        <w:rPr>
          <w:rFonts w:ascii="Times New Roman" w:hAnsi="Times New Roman" w:cs="Times New Roman"/>
        </w:rPr>
        <w:t>phytools</w:t>
      </w:r>
      <w:proofErr w:type="spellEnd"/>
      <w:r w:rsidRPr="008B5871">
        <w:rPr>
          <w:rFonts w:ascii="Times New Roman" w:hAnsi="Times New Roman" w:cs="Times New Roman"/>
        </w:rPr>
        <w:t>: an R package for phylogenetic comparative biology (and other things). Methods in Ecology and Evolution 3, 217–223. https://doi.org/10.1111/j.2041-210X.2011.00169.x</w:t>
      </w:r>
    </w:p>
    <w:p w14:paraId="483AAB94"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Rhodes, M.K., </w:t>
      </w:r>
      <w:proofErr w:type="spellStart"/>
      <w:r w:rsidRPr="008B5871">
        <w:rPr>
          <w:rFonts w:ascii="Times New Roman" w:hAnsi="Times New Roman" w:cs="Times New Roman"/>
        </w:rPr>
        <w:t>Fant</w:t>
      </w:r>
      <w:proofErr w:type="spellEnd"/>
      <w:r w:rsidRPr="008B5871">
        <w:rPr>
          <w:rFonts w:ascii="Times New Roman" w:hAnsi="Times New Roman" w:cs="Times New Roman"/>
        </w:rPr>
        <w:t xml:space="preserve">, J.B., </w:t>
      </w:r>
      <w:proofErr w:type="spellStart"/>
      <w:r w:rsidRPr="008B5871">
        <w:rPr>
          <w:rFonts w:ascii="Times New Roman" w:hAnsi="Times New Roman" w:cs="Times New Roman"/>
        </w:rPr>
        <w:t>Skogen</w:t>
      </w:r>
      <w:proofErr w:type="spellEnd"/>
      <w:r w:rsidRPr="008B5871">
        <w:rPr>
          <w:rFonts w:ascii="Times New Roman" w:hAnsi="Times New Roman" w:cs="Times New Roman"/>
        </w:rPr>
        <w:t>, K.A., 2017. Pollinator identity and spatial isolation influence multiple paternity in an annual plant. Molecular Ecology 26, 4296–4308. https://doi.org/10.1111/mec.14115</w:t>
      </w:r>
    </w:p>
    <w:p w14:paraId="0DD5166C"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Rhodes, M.K., </w:t>
      </w:r>
      <w:proofErr w:type="spellStart"/>
      <w:r w:rsidRPr="008B5871">
        <w:rPr>
          <w:rFonts w:ascii="Times New Roman" w:hAnsi="Times New Roman" w:cs="Times New Roman"/>
        </w:rPr>
        <w:t>Fant</w:t>
      </w:r>
      <w:proofErr w:type="spellEnd"/>
      <w:r w:rsidRPr="008B5871">
        <w:rPr>
          <w:rFonts w:ascii="Times New Roman" w:hAnsi="Times New Roman" w:cs="Times New Roman"/>
        </w:rPr>
        <w:t xml:space="preserve">, J.B., </w:t>
      </w: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2014. Local topography shapes fine-scale spatial genetic structure in the Arkansas Valley evening primrose,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harringtonii</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Journal of Heredity 105, 900–909. https://doi.org/10.1093/jhered/esu051</w:t>
      </w:r>
    </w:p>
    <w:p w14:paraId="42C9F5EA"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Riffell</w:t>
      </w:r>
      <w:proofErr w:type="spellEnd"/>
      <w:r w:rsidRPr="008B5871">
        <w:rPr>
          <w:rFonts w:ascii="Times New Roman" w:hAnsi="Times New Roman" w:cs="Times New Roman"/>
        </w:rPr>
        <w:t xml:space="preserve">, J.A., Lei, H., Hildebrand, J.G., 2009. Neural correlates of behavior in the moth </w:t>
      </w:r>
      <w:r w:rsidRPr="008B5871">
        <w:rPr>
          <w:rFonts w:ascii="Times New Roman" w:hAnsi="Times New Roman" w:cs="Times New Roman"/>
          <w:i/>
          <w:iCs/>
        </w:rPr>
        <w:t xml:space="preserve">Manduca </w:t>
      </w:r>
      <w:proofErr w:type="spellStart"/>
      <w:r w:rsidRPr="008B5871">
        <w:rPr>
          <w:rFonts w:ascii="Times New Roman" w:hAnsi="Times New Roman" w:cs="Times New Roman"/>
          <w:i/>
          <w:iCs/>
        </w:rPr>
        <w:t>sexta</w:t>
      </w:r>
      <w:proofErr w:type="spellEnd"/>
      <w:r w:rsidRPr="008B5871">
        <w:rPr>
          <w:rFonts w:ascii="Times New Roman" w:hAnsi="Times New Roman" w:cs="Times New Roman"/>
        </w:rPr>
        <w:t xml:space="preserve"> in response to complex odors. Proceedings of the National Academy of Sciences 106, 19219–19226. https://doi.org/10.1073/pnas.0910592106</w:t>
      </w:r>
    </w:p>
    <w:p w14:paraId="58EBF33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Schiestl</w:t>
      </w:r>
      <w:proofErr w:type="spellEnd"/>
      <w:r w:rsidRPr="008B5871">
        <w:rPr>
          <w:rFonts w:ascii="Times New Roman" w:hAnsi="Times New Roman" w:cs="Times New Roman"/>
        </w:rPr>
        <w:t>, F.P., 2015. Ecology and evolution of floral volatile-mediated information transfer in plants. New Phytologist 206, 571–577. https://doi.org/10.1111/nph.13243</w:t>
      </w:r>
    </w:p>
    <w:p w14:paraId="6EDD68D4" w14:textId="7704DF6B"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Schiestl</w:t>
      </w:r>
      <w:proofErr w:type="spellEnd"/>
      <w:r w:rsidRPr="008B5871">
        <w:rPr>
          <w:rFonts w:ascii="Times New Roman" w:hAnsi="Times New Roman" w:cs="Times New Roman"/>
        </w:rPr>
        <w:t xml:space="preserve">, F.P., </w:t>
      </w:r>
      <w:proofErr w:type="spellStart"/>
      <w:r w:rsidRPr="008B5871">
        <w:rPr>
          <w:rFonts w:ascii="Times New Roman" w:hAnsi="Times New Roman" w:cs="Times New Roman"/>
        </w:rPr>
        <w:t>Ayasse</w:t>
      </w:r>
      <w:proofErr w:type="spellEnd"/>
      <w:r w:rsidRPr="008B5871">
        <w:rPr>
          <w:rFonts w:ascii="Times New Roman" w:hAnsi="Times New Roman" w:cs="Times New Roman"/>
        </w:rPr>
        <w:t xml:space="preserve">, M., 2001. Post-pollination emission of a repellent compound in a sexually deceptive orchid: a new mechanism for </w:t>
      </w:r>
      <w:r w:rsidR="00F6221B" w:rsidRPr="008B5871">
        <w:rPr>
          <w:rFonts w:ascii="Times New Roman" w:hAnsi="Times New Roman" w:cs="Times New Roman"/>
        </w:rPr>
        <w:t>maximizing</w:t>
      </w:r>
      <w:r w:rsidRPr="008B5871">
        <w:rPr>
          <w:rFonts w:ascii="Times New Roman" w:hAnsi="Times New Roman" w:cs="Times New Roman"/>
        </w:rPr>
        <w:t xml:space="preserve"> reproductive success? </w:t>
      </w:r>
      <w:proofErr w:type="spellStart"/>
      <w:r w:rsidRPr="008B5871">
        <w:rPr>
          <w:rFonts w:ascii="Times New Roman" w:hAnsi="Times New Roman" w:cs="Times New Roman"/>
        </w:rPr>
        <w:t>Oecologia</w:t>
      </w:r>
      <w:proofErr w:type="spellEnd"/>
      <w:r w:rsidRPr="008B5871">
        <w:rPr>
          <w:rFonts w:ascii="Times New Roman" w:hAnsi="Times New Roman" w:cs="Times New Roman"/>
        </w:rPr>
        <w:t xml:space="preserve"> 126, 531–534. https://doi.org/10.1007/s004420000552</w:t>
      </w:r>
    </w:p>
    <w:p w14:paraId="3F0B788A"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w:t>
      </w:r>
      <w:proofErr w:type="spellStart"/>
      <w:r w:rsidRPr="008B5871">
        <w:rPr>
          <w:rFonts w:ascii="Times New Roman" w:hAnsi="Times New Roman" w:cs="Times New Roman"/>
        </w:rPr>
        <w:t>Jogesh</w:t>
      </w:r>
      <w:proofErr w:type="spellEnd"/>
      <w:r w:rsidRPr="008B5871">
        <w:rPr>
          <w:rFonts w:ascii="Times New Roman" w:hAnsi="Times New Roman" w:cs="Times New Roman"/>
        </w:rPr>
        <w:t xml:space="preserve">, T., </w:t>
      </w:r>
      <w:proofErr w:type="spellStart"/>
      <w:r w:rsidRPr="008B5871">
        <w:rPr>
          <w:rFonts w:ascii="Times New Roman" w:hAnsi="Times New Roman" w:cs="Times New Roman"/>
        </w:rPr>
        <w:t>Hilpman</w:t>
      </w:r>
      <w:proofErr w:type="spellEnd"/>
      <w:r w:rsidRPr="008B5871">
        <w:rPr>
          <w:rFonts w:ascii="Times New Roman" w:hAnsi="Times New Roman" w:cs="Times New Roman"/>
        </w:rPr>
        <w:t xml:space="preserve">, E.T., Todd, S.L., Rhodes, M.K., Still, S.M., </w:t>
      </w:r>
      <w:proofErr w:type="spellStart"/>
      <w:r w:rsidRPr="008B5871">
        <w:rPr>
          <w:rFonts w:ascii="Times New Roman" w:hAnsi="Times New Roman" w:cs="Times New Roman"/>
        </w:rPr>
        <w:t>Fant</w:t>
      </w:r>
      <w:proofErr w:type="spellEnd"/>
      <w:r w:rsidRPr="008B5871">
        <w:rPr>
          <w:rFonts w:ascii="Times New Roman" w:hAnsi="Times New Roman" w:cs="Times New Roman"/>
        </w:rPr>
        <w:t>, J.B., 2016. Land-use change has no detectable effect on reproduction of a disturbance-adapted, hawkmoth-pollinated plant species. American Journal of Botany 103, 1950–1963. https://doi.org/10.3732/ajb.1600302</w:t>
      </w:r>
    </w:p>
    <w:p w14:paraId="361C12C9"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w:t>
      </w:r>
      <w:proofErr w:type="spellStart"/>
      <w:r w:rsidRPr="008B5871">
        <w:rPr>
          <w:rFonts w:ascii="Times New Roman" w:hAnsi="Times New Roman" w:cs="Times New Roman"/>
        </w:rPr>
        <w:t>Overson</w:t>
      </w:r>
      <w:proofErr w:type="spellEnd"/>
      <w:r w:rsidRPr="008B5871">
        <w:rPr>
          <w:rFonts w:ascii="Times New Roman" w:hAnsi="Times New Roman" w:cs="Times New Roman"/>
        </w:rPr>
        <w:t xml:space="preserve">, R.P., </w:t>
      </w:r>
      <w:proofErr w:type="spellStart"/>
      <w:r w:rsidRPr="008B5871">
        <w:rPr>
          <w:rFonts w:ascii="Times New Roman" w:hAnsi="Times New Roman" w:cs="Times New Roman"/>
        </w:rPr>
        <w:t>Hilpman</w:t>
      </w:r>
      <w:proofErr w:type="spellEnd"/>
      <w:r w:rsidRPr="008B5871">
        <w:rPr>
          <w:rFonts w:ascii="Times New Roman" w:hAnsi="Times New Roman" w:cs="Times New Roman"/>
        </w:rPr>
        <w:t xml:space="preserve">, E.T., </w:t>
      </w:r>
      <w:proofErr w:type="spellStart"/>
      <w:r w:rsidRPr="008B5871">
        <w:rPr>
          <w:rFonts w:ascii="Times New Roman" w:hAnsi="Times New Roman" w:cs="Times New Roman"/>
        </w:rPr>
        <w:t>Fant</w:t>
      </w:r>
      <w:proofErr w:type="spellEnd"/>
      <w:r w:rsidRPr="008B5871">
        <w:rPr>
          <w:rFonts w:ascii="Times New Roman" w:hAnsi="Times New Roman" w:cs="Times New Roman"/>
        </w:rPr>
        <w:t>, J.B., 2019. Hawkmoth pollination facilitates long-distance pollen dispersal and reduces isolation across a gradient of land-use change. Annals of the Missouri Botanical Garden 104, 495–511. https://doi.org/10.3417/2019475</w:t>
      </w:r>
    </w:p>
    <w:p w14:paraId="6E097BE3"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Stockhouse</w:t>
      </w:r>
      <w:proofErr w:type="spellEnd"/>
      <w:r w:rsidRPr="008B5871">
        <w:rPr>
          <w:rFonts w:ascii="Times New Roman" w:hAnsi="Times New Roman" w:cs="Times New Roman"/>
        </w:rPr>
        <w:t xml:space="preserve"> II, R.E., 1973. </w:t>
      </w:r>
      <w:proofErr w:type="spellStart"/>
      <w:r w:rsidRPr="008B5871">
        <w:rPr>
          <w:rFonts w:ascii="Times New Roman" w:hAnsi="Times New Roman" w:cs="Times New Roman"/>
        </w:rPr>
        <w:t>Biosystematic</w:t>
      </w:r>
      <w:proofErr w:type="spellEnd"/>
      <w:r w:rsidRPr="008B5871">
        <w:rPr>
          <w:rFonts w:ascii="Times New Roman" w:hAnsi="Times New Roman" w:cs="Times New Roman"/>
        </w:rPr>
        <w:t xml:space="preserve"> studies of </w:t>
      </w:r>
      <w:r w:rsidRPr="008B5871">
        <w:rPr>
          <w:rFonts w:ascii="Times New Roman" w:hAnsi="Times New Roman" w:cs="Times New Roman"/>
          <w:i/>
          <w:iCs/>
        </w:rPr>
        <w:t>Oenothera</w:t>
      </w:r>
      <w:r w:rsidRPr="008B5871">
        <w:rPr>
          <w:rFonts w:ascii="Times New Roman" w:hAnsi="Times New Roman" w:cs="Times New Roman"/>
        </w:rPr>
        <w:t xml:space="preserve"> L. subgenus </w:t>
      </w:r>
      <w:proofErr w:type="spellStart"/>
      <w:r w:rsidRPr="008B5871">
        <w:rPr>
          <w:rFonts w:ascii="Times New Roman" w:hAnsi="Times New Roman" w:cs="Times New Roman"/>
          <w:i/>
          <w:iCs/>
        </w:rPr>
        <w:t>Pachylophus</w:t>
      </w:r>
      <w:proofErr w:type="spellEnd"/>
      <w:r w:rsidRPr="008B5871">
        <w:rPr>
          <w:rFonts w:ascii="Times New Roman" w:hAnsi="Times New Roman" w:cs="Times New Roman"/>
        </w:rPr>
        <w:t>. Colorado State University, Fort Collins, Colorado.</w:t>
      </w:r>
    </w:p>
    <w:p w14:paraId="7CE2AF9E"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Suinyuy</w:t>
      </w:r>
      <w:proofErr w:type="spellEnd"/>
      <w:r w:rsidRPr="008B5871">
        <w:rPr>
          <w:rFonts w:ascii="Times New Roman" w:hAnsi="Times New Roman" w:cs="Times New Roman"/>
        </w:rPr>
        <w:t>, T.N., Donaldson, J.S., Johnson, S.D., 2015. Geographical matching of volatile signals and pollinator olfactory responses in a cycad brood-site mutualism. Proc. R. Soc. B. 282, 20152053. https://doi.org/10.1098/rspb.2015.2053</w:t>
      </w:r>
    </w:p>
    <w:p w14:paraId="1F783FDB"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Szenteczki</w:t>
      </w:r>
      <w:proofErr w:type="spellEnd"/>
      <w:r w:rsidRPr="008B5871">
        <w:rPr>
          <w:rFonts w:ascii="Times New Roman" w:hAnsi="Times New Roman" w:cs="Times New Roman"/>
        </w:rPr>
        <w:t xml:space="preserve">, M.A., </w:t>
      </w:r>
      <w:proofErr w:type="spellStart"/>
      <w:r w:rsidRPr="008B5871">
        <w:rPr>
          <w:rFonts w:ascii="Times New Roman" w:hAnsi="Times New Roman" w:cs="Times New Roman"/>
        </w:rPr>
        <w:t>Godschalx</w:t>
      </w:r>
      <w:proofErr w:type="spellEnd"/>
      <w:r w:rsidRPr="008B5871">
        <w:rPr>
          <w:rFonts w:ascii="Times New Roman" w:hAnsi="Times New Roman" w:cs="Times New Roman"/>
        </w:rPr>
        <w:t xml:space="preserve">, A.L., </w:t>
      </w:r>
      <w:proofErr w:type="spellStart"/>
      <w:r w:rsidRPr="008B5871">
        <w:rPr>
          <w:rFonts w:ascii="Times New Roman" w:hAnsi="Times New Roman" w:cs="Times New Roman"/>
        </w:rPr>
        <w:t>Galmán</w:t>
      </w:r>
      <w:proofErr w:type="spellEnd"/>
      <w:r w:rsidRPr="008B5871">
        <w:rPr>
          <w:rFonts w:ascii="Times New Roman" w:hAnsi="Times New Roman" w:cs="Times New Roman"/>
        </w:rPr>
        <w:t xml:space="preserve">, A., </w:t>
      </w:r>
      <w:proofErr w:type="spellStart"/>
      <w:r w:rsidRPr="008B5871">
        <w:rPr>
          <w:rFonts w:ascii="Times New Roman" w:hAnsi="Times New Roman" w:cs="Times New Roman"/>
        </w:rPr>
        <w:t>Espíndola</w:t>
      </w:r>
      <w:proofErr w:type="spellEnd"/>
      <w:r w:rsidRPr="008B5871">
        <w:rPr>
          <w:rFonts w:ascii="Times New Roman" w:hAnsi="Times New Roman" w:cs="Times New Roman"/>
        </w:rPr>
        <w:t xml:space="preserve">, A., </w:t>
      </w:r>
      <w:proofErr w:type="spellStart"/>
      <w:r w:rsidRPr="008B5871">
        <w:rPr>
          <w:rFonts w:ascii="Times New Roman" w:hAnsi="Times New Roman" w:cs="Times New Roman"/>
        </w:rPr>
        <w:t>Gibernau</w:t>
      </w:r>
      <w:proofErr w:type="spellEnd"/>
      <w:r w:rsidRPr="008B5871">
        <w:rPr>
          <w:rFonts w:ascii="Times New Roman" w:hAnsi="Times New Roman" w:cs="Times New Roman"/>
        </w:rPr>
        <w:t xml:space="preserve">, M., Alvarez, N., </w:t>
      </w:r>
      <w:proofErr w:type="spellStart"/>
      <w:r w:rsidRPr="008B5871">
        <w:rPr>
          <w:rFonts w:ascii="Times New Roman" w:hAnsi="Times New Roman" w:cs="Times New Roman"/>
        </w:rPr>
        <w:t>Rasmann</w:t>
      </w:r>
      <w:proofErr w:type="spellEnd"/>
      <w:r w:rsidRPr="008B5871">
        <w:rPr>
          <w:rFonts w:ascii="Times New Roman" w:hAnsi="Times New Roman" w:cs="Times New Roman"/>
        </w:rPr>
        <w:t xml:space="preserve">, S., 2021. Spatial and temporal heterogeneity in pollinator communities maintains within-species floral </w:t>
      </w:r>
      <w:proofErr w:type="spellStart"/>
      <w:r w:rsidRPr="008B5871">
        <w:rPr>
          <w:rFonts w:ascii="Times New Roman" w:hAnsi="Times New Roman" w:cs="Times New Roman"/>
        </w:rPr>
        <w:t>odour</w:t>
      </w:r>
      <w:proofErr w:type="spellEnd"/>
      <w:r w:rsidRPr="008B5871">
        <w:rPr>
          <w:rFonts w:ascii="Times New Roman" w:hAnsi="Times New Roman" w:cs="Times New Roman"/>
        </w:rPr>
        <w:t xml:space="preserve"> variation. Oikos 130, 1487–1499. https://doi.org/10.1111/oik.08445</w:t>
      </w:r>
    </w:p>
    <w:p w14:paraId="633666FC"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Theis, N., 2006. Fragrance of Canada thistle (</w:t>
      </w:r>
      <w:r w:rsidRPr="008B5871">
        <w:rPr>
          <w:rFonts w:ascii="Times New Roman" w:hAnsi="Times New Roman" w:cs="Times New Roman"/>
          <w:i/>
          <w:iCs/>
        </w:rPr>
        <w:t xml:space="preserve">Cirsium </w:t>
      </w:r>
      <w:proofErr w:type="spellStart"/>
      <w:r w:rsidRPr="008B5871">
        <w:rPr>
          <w:rFonts w:ascii="Times New Roman" w:hAnsi="Times New Roman" w:cs="Times New Roman"/>
          <w:i/>
          <w:iCs/>
        </w:rPr>
        <w:t>arvense</w:t>
      </w:r>
      <w:proofErr w:type="spellEnd"/>
      <w:r w:rsidRPr="008B5871">
        <w:rPr>
          <w:rFonts w:ascii="Times New Roman" w:hAnsi="Times New Roman" w:cs="Times New Roman"/>
        </w:rPr>
        <w:t xml:space="preserve">) attracts both floral herbivores and pollinators. J Chem </w:t>
      </w:r>
      <w:proofErr w:type="spellStart"/>
      <w:r w:rsidRPr="008B5871">
        <w:rPr>
          <w:rFonts w:ascii="Times New Roman" w:hAnsi="Times New Roman" w:cs="Times New Roman"/>
        </w:rPr>
        <w:t>Ecol</w:t>
      </w:r>
      <w:proofErr w:type="spellEnd"/>
      <w:r w:rsidRPr="008B5871">
        <w:rPr>
          <w:rFonts w:ascii="Times New Roman" w:hAnsi="Times New Roman" w:cs="Times New Roman"/>
        </w:rPr>
        <w:t xml:space="preserve"> 32, 917–927. https://doi.org/10.1007/s10886-006-9051-x</w:t>
      </w:r>
    </w:p>
    <w:p w14:paraId="3919B4C1"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Thompson, J.N., 2005. The geographic mosaic of coevolution. University of Chicago Press.</w:t>
      </w:r>
    </w:p>
    <w:p w14:paraId="2A381679"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lastRenderedPageBreak/>
        <w:t>Thompson, J.N., 1999. Specific hypotheses on the geographic mosaic of coevolution. The American Naturalist 153, S1–S14.</w:t>
      </w:r>
    </w:p>
    <w:p w14:paraId="44C2E8F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Tollsten</w:t>
      </w:r>
      <w:proofErr w:type="spellEnd"/>
      <w:r w:rsidRPr="008B5871">
        <w:rPr>
          <w:rFonts w:ascii="Times New Roman" w:hAnsi="Times New Roman" w:cs="Times New Roman"/>
        </w:rPr>
        <w:t xml:space="preserve">, L., </w:t>
      </w:r>
      <w:proofErr w:type="spellStart"/>
      <w:r w:rsidRPr="008B5871">
        <w:rPr>
          <w:rFonts w:ascii="Times New Roman" w:hAnsi="Times New Roman" w:cs="Times New Roman"/>
        </w:rPr>
        <w:t>Bergström</w:t>
      </w:r>
      <w:proofErr w:type="spellEnd"/>
      <w:r w:rsidRPr="008B5871">
        <w:rPr>
          <w:rFonts w:ascii="Times New Roman" w:hAnsi="Times New Roman" w:cs="Times New Roman"/>
        </w:rPr>
        <w:t xml:space="preserve">, L.G., 1993. Fragrance chemotypes of </w:t>
      </w:r>
      <w:proofErr w:type="spellStart"/>
      <w:r w:rsidRPr="008B5871">
        <w:rPr>
          <w:rFonts w:ascii="Times New Roman" w:hAnsi="Times New Roman" w:cs="Times New Roman"/>
          <w:i/>
          <w:iCs/>
        </w:rPr>
        <w:t>Platanthera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Orchidaceae</w:t>
      </w:r>
      <w:proofErr w:type="spellEnd"/>
      <w:r w:rsidRPr="008B5871">
        <w:rPr>
          <w:rFonts w:ascii="Times New Roman" w:hAnsi="Times New Roman" w:cs="Times New Roman"/>
        </w:rPr>
        <w:t>) - the result of adaptation to pollinating moths? Nordic Journal of Botany 13, 607–613. https://doi.org/10.1111/j.1756-1051.1993.tb00105.x</w:t>
      </w:r>
    </w:p>
    <w:p w14:paraId="046F15E2"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Van der </w:t>
      </w:r>
      <w:proofErr w:type="spellStart"/>
      <w:r w:rsidRPr="008B5871">
        <w:rPr>
          <w:rFonts w:ascii="Times New Roman" w:hAnsi="Times New Roman" w:cs="Times New Roman"/>
        </w:rPr>
        <w:t>Niet</w:t>
      </w:r>
      <w:proofErr w:type="spellEnd"/>
      <w:r w:rsidRPr="008B5871">
        <w:rPr>
          <w:rFonts w:ascii="Times New Roman" w:hAnsi="Times New Roman" w:cs="Times New Roman"/>
        </w:rPr>
        <w:t xml:space="preserve">, T., </w:t>
      </w:r>
      <w:proofErr w:type="spellStart"/>
      <w:r w:rsidRPr="008B5871">
        <w:rPr>
          <w:rFonts w:ascii="Times New Roman" w:hAnsi="Times New Roman" w:cs="Times New Roman"/>
        </w:rPr>
        <w:t>Peakall</w:t>
      </w:r>
      <w:proofErr w:type="spellEnd"/>
      <w:r w:rsidRPr="008B5871">
        <w:rPr>
          <w:rFonts w:ascii="Times New Roman" w:hAnsi="Times New Roman" w:cs="Times New Roman"/>
        </w:rPr>
        <w:t>, R., Johnson, S.D., 2014. Pollinator-driven ecological speciation in plants: new evidence and future perspectives. Ann Bot 113, 199–212. https://doi.org/10.1093/aob/mct290</w:t>
      </w:r>
    </w:p>
    <w:p w14:paraId="34A738A6"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Vereecken</w:t>
      </w:r>
      <w:proofErr w:type="spellEnd"/>
      <w:r w:rsidRPr="008B5871">
        <w:rPr>
          <w:rFonts w:ascii="Times New Roman" w:hAnsi="Times New Roman" w:cs="Times New Roman"/>
        </w:rPr>
        <w:t xml:space="preserve">, N.J., Cozzolino, S., </w:t>
      </w:r>
      <w:proofErr w:type="spellStart"/>
      <w:r w:rsidRPr="008B5871">
        <w:rPr>
          <w:rFonts w:ascii="Times New Roman" w:hAnsi="Times New Roman" w:cs="Times New Roman"/>
        </w:rPr>
        <w:t>Schiestl</w:t>
      </w:r>
      <w:proofErr w:type="spellEnd"/>
      <w:r w:rsidRPr="008B5871">
        <w:rPr>
          <w:rFonts w:ascii="Times New Roman" w:hAnsi="Times New Roman" w:cs="Times New Roman"/>
        </w:rPr>
        <w:t>, F.P., 2010. Hybrid floral scent novelty drives pollinator shift in sexually deceptive orchids. BMC Evolutionary Biology 10, 103-.</w:t>
      </w:r>
    </w:p>
    <w:p w14:paraId="0E34FEF7"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Waelti</w:t>
      </w:r>
      <w:proofErr w:type="spellEnd"/>
      <w:r w:rsidRPr="008B5871">
        <w:rPr>
          <w:rFonts w:ascii="Times New Roman" w:hAnsi="Times New Roman" w:cs="Times New Roman"/>
        </w:rPr>
        <w:t xml:space="preserve">, M.O., </w:t>
      </w:r>
      <w:proofErr w:type="spellStart"/>
      <w:r w:rsidRPr="008B5871">
        <w:rPr>
          <w:rFonts w:ascii="Times New Roman" w:hAnsi="Times New Roman" w:cs="Times New Roman"/>
        </w:rPr>
        <w:t>Muhlemann</w:t>
      </w:r>
      <w:proofErr w:type="spellEnd"/>
      <w:r w:rsidRPr="008B5871">
        <w:rPr>
          <w:rFonts w:ascii="Times New Roman" w:hAnsi="Times New Roman" w:cs="Times New Roman"/>
        </w:rPr>
        <w:t xml:space="preserve">, J.K., Widmer, A., </w:t>
      </w:r>
      <w:proofErr w:type="spellStart"/>
      <w:r w:rsidRPr="008B5871">
        <w:rPr>
          <w:rFonts w:ascii="Times New Roman" w:hAnsi="Times New Roman" w:cs="Times New Roman"/>
        </w:rPr>
        <w:t>Schiestl</w:t>
      </w:r>
      <w:proofErr w:type="spellEnd"/>
      <w:r w:rsidRPr="008B5871">
        <w:rPr>
          <w:rFonts w:ascii="Times New Roman" w:hAnsi="Times New Roman" w:cs="Times New Roman"/>
        </w:rPr>
        <w:t xml:space="preserve">, F.P., 2008. Floral </w:t>
      </w:r>
      <w:proofErr w:type="spellStart"/>
      <w:r w:rsidRPr="008B5871">
        <w:rPr>
          <w:rFonts w:ascii="Times New Roman" w:hAnsi="Times New Roman" w:cs="Times New Roman"/>
        </w:rPr>
        <w:t>odour</w:t>
      </w:r>
      <w:proofErr w:type="spellEnd"/>
      <w:r w:rsidRPr="008B5871">
        <w:rPr>
          <w:rFonts w:ascii="Times New Roman" w:hAnsi="Times New Roman" w:cs="Times New Roman"/>
        </w:rPr>
        <w:t xml:space="preserve"> and reproductive isolation in two species of </w:t>
      </w:r>
      <w:r w:rsidRPr="008B5871">
        <w:rPr>
          <w:rFonts w:ascii="Times New Roman" w:hAnsi="Times New Roman" w:cs="Times New Roman"/>
          <w:i/>
          <w:iCs/>
        </w:rPr>
        <w:t>Silene</w:t>
      </w:r>
      <w:r w:rsidRPr="008B5871">
        <w:rPr>
          <w:rFonts w:ascii="Times New Roman" w:hAnsi="Times New Roman" w:cs="Times New Roman"/>
        </w:rPr>
        <w:t>. Journal of Evolutionary Biology 21, 111–121. https://doi.org/10.1111/j.1420-9101.2007.01461.x</w:t>
      </w:r>
    </w:p>
    <w:p w14:paraId="22260839"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Wagner, W.L., </w:t>
      </w:r>
      <w:proofErr w:type="spellStart"/>
      <w:r w:rsidRPr="008B5871">
        <w:rPr>
          <w:rFonts w:ascii="Times New Roman" w:hAnsi="Times New Roman" w:cs="Times New Roman"/>
        </w:rPr>
        <w:t>Stockhouse</w:t>
      </w:r>
      <w:proofErr w:type="spellEnd"/>
      <w:r w:rsidRPr="008B5871">
        <w:rPr>
          <w:rFonts w:ascii="Times New Roman" w:hAnsi="Times New Roman" w:cs="Times New Roman"/>
        </w:rPr>
        <w:t xml:space="preserve">, R.E., Klein, W.M., 1985. The systematics and evolution of the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caespitosa</w:t>
      </w:r>
      <w:proofErr w:type="spellEnd"/>
      <w:r w:rsidRPr="008B5871">
        <w:rPr>
          <w:rFonts w:ascii="Times New Roman" w:hAnsi="Times New Roman" w:cs="Times New Roman"/>
        </w:rPr>
        <w:t xml:space="preserve"> species complex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Monographs in Systematic Botany 12.</w:t>
      </w:r>
    </w:p>
    <w:p w14:paraId="281638EB" w14:textId="2666BA7E"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Watanabe, N., Watanabe, S., Nakajima, R., Moon, J.-H., </w:t>
      </w:r>
      <w:proofErr w:type="spellStart"/>
      <w:r w:rsidRPr="008B5871">
        <w:rPr>
          <w:rFonts w:ascii="Times New Roman" w:hAnsi="Times New Roman" w:cs="Times New Roman"/>
        </w:rPr>
        <w:t>Shimokihara</w:t>
      </w:r>
      <w:proofErr w:type="spellEnd"/>
      <w:r w:rsidRPr="008B5871">
        <w:rPr>
          <w:rFonts w:ascii="Times New Roman" w:hAnsi="Times New Roman" w:cs="Times New Roman"/>
        </w:rPr>
        <w:t xml:space="preserve">, K., Inagaki, J., </w:t>
      </w:r>
      <w:proofErr w:type="spellStart"/>
      <w:r w:rsidRPr="008B5871">
        <w:rPr>
          <w:rFonts w:ascii="Times New Roman" w:hAnsi="Times New Roman" w:cs="Times New Roman"/>
        </w:rPr>
        <w:t>Etoh</w:t>
      </w:r>
      <w:proofErr w:type="spellEnd"/>
      <w:r w:rsidRPr="008B5871">
        <w:rPr>
          <w:rFonts w:ascii="Times New Roman" w:hAnsi="Times New Roman" w:cs="Times New Roman"/>
        </w:rPr>
        <w:t xml:space="preserve">, H., </w:t>
      </w:r>
      <w:proofErr w:type="spellStart"/>
      <w:r w:rsidRPr="008B5871">
        <w:rPr>
          <w:rFonts w:ascii="Times New Roman" w:hAnsi="Times New Roman" w:cs="Times New Roman"/>
        </w:rPr>
        <w:t>Asai</w:t>
      </w:r>
      <w:proofErr w:type="spellEnd"/>
      <w:r w:rsidRPr="008B5871">
        <w:rPr>
          <w:rFonts w:ascii="Times New Roman" w:hAnsi="Times New Roman" w:cs="Times New Roman"/>
        </w:rPr>
        <w:t xml:space="preserve">, T., Sakata, K., Ina, K., 1993. Formation of </w:t>
      </w:r>
      <w:r w:rsidR="00F6221B" w:rsidRPr="008B5871">
        <w:rPr>
          <w:rFonts w:ascii="Times New Roman" w:hAnsi="Times New Roman" w:cs="Times New Roman"/>
        </w:rPr>
        <w:t>f</w:t>
      </w:r>
      <w:r w:rsidRPr="008B5871">
        <w:rPr>
          <w:rFonts w:ascii="Times New Roman" w:hAnsi="Times New Roman" w:cs="Times New Roman"/>
        </w:rPr>
        <w:t xml:space="preserve">lower </w:t>
      </w:r>
      <w:r w:rsidR="00F6221B" w:rsidRPr="008B5871">
        <w:rPr>
          <w:rFonts w:ascii="Times New Roman" w:hAnsi="Times New Roman" w:cs="Times New Roman"/>
        </w:rPr>
        <w:t>f</w:t>
      </w:r>
      <w:r w:rsidRPr="008B5871">
        <w:rPr>
          <w:rFonts w:ascii="Times New Roman" w:hAnsi="Times New Roman" w:cs="Times New Roman"/>
        </w:rPr>
        <w:t xml:space="preserve">ragrance </w:t>
      </w:r>
      <w:r w:rsidR="00F6221B" w:rsidRPr="008B5871">
        <w:rPr>
          <w:rFonts w:ascii="Times New Roman" w:hAnsi="Times New Roman" w:cs="Times New Roman"/>
        </w:rPr>
        <w:t>c</w:t>
      </w:r>
      <w:r w:rsidRPr="008B5871">
        <w:rPr>
          <w:rFonts w:ascii="Times New Roman" w:hAnsi="Times New Roman" w:cs="Times New Roman"/>
        </w:rPr>
        <w:t xml:space="preserve">ompounds from </w:t>
      </w:r>
      <w:r w:rsidR="00F6221B" w:rsidRPr="008B5871">
        <w:rPr>
          <w:rFonts w:ascii="Times New Roman" w:hAnsi="Times New Roman" w:cs="Times New Roman"/>
        </w:rPr>
        <w:t>t</w:t>
      </w:r>
      <w:r w:rsidRPr="008B5871">
        <w:rPr>
          <w:rFonts w:ascii="Times New Roman" w:hAnsi="Times New Roman" w:cs="Times New Roman"/>
        </w:rPr>
        <w:t xml:space="preserve">heir </w:t>
      </w:r>
      <w:r w:rsidR="00F6221B" w:rsidRPr="008B5871">
        <w:rPr>
          <w:rFonts w:ascii="Times New Roman" w:hAnsi="Times New Roman" w:cs="Times New Roman"/>
        </w:rPr>
        <w:t>p</w:t>
      </w:r>
      <w:r w:rsidRPr="008B5871">
        <w:rPr>
          <w:rFonts w:ascii="Times New Roman" w:hAnsi="Times New Roman" w:cs="Times New Roman"/>
        </w:rPr>
        <w:t xml:space="preserve">recursors by </w:t>
      </w:r>
      <w:r w:rsidR="00F6221B" w:rsidRPr="008B5871">
        <w:rPr>
          <w:rFonts w:ascii="Times New Roman" w:hAnsi="Times New Roman" w:cs="Times New Roman"/>
        </w:rPr>
        <w:t>e</w:t>
      </w:r>
      <w:r w:rsidRPr="008B5871">
        <w:rPr>
          <w:rFonts w:ascii="Times New Roman" w:hAnsi="Times New Roman" w:cs="Times New Roman"/>
        </w:rPr>
        <w:t xml:space="preserve">nzymic </w:t>
      </w:r>
      <w:r w:rsidR="00F6221B" w:rsidRPr="008B5871">
        <w:rPr>
          <w:rFonts w:ascii="Times New Roman" w:hAnsi="Times New Roman" w:cs="Times New Roman"/>
        </w:rPr>
        <w:t>a</w:t>
      </w:r>
      <w:r w:rsidRPr="008B5871">
        <w:rPr>
          <w:rFonts w:ascii="Times New Roman" w:hAnsi="Times New Roman" w:cs="Times New Roman"/>
        </w:rPr>
        <w:t xml:space="preserve">ction during </w:t>
      </w:r>
      <w:r w:rsidR="00F6221B" w:rsidRPr="008B5871">
        <w:rPr>
          <w:rFonts w:ascii="Times New Roman" w:hAnsi="Times New Roman" w:cs="Times New Roman"/>
        </w:rPr>
        <w:t>f</w:t>
      </w:r>
      <w:r w:rsidRPr="008B5871">
        <w:rPr>
          <w:rFonts w:ascii="Times New Roman" w:hAnsi="Times New Roman" w:cs="Times New Roman"/>
        </w:rPr>
        <w:t xml:space="preserve">lower </w:t>
      </w:r>
      <w:r w:rsidR="00F6221B" w:rsidRPr="008B5871">
        <w:rPr>
          <w:rFonts w:ascii="Times New Roman" w:hAnsi="Times New Roman" w:cs="Times New Roman"/>
        </w:rPr>
        <w:t>o</w:t>
      </w:r>
      <w:r w:rsidRPr="008B5871">
        <w:rPr>
          <w:rFonts w:ascii="Times New Roman" w:hAnsi="Times New Roman" w:cs="Times New Roman"/>
        </w:rPr>
        <w:t>pening. Bioscience, Biotechnology, and Biochemistry 57, 1101–1106. https://doi.org/10.1271/bbb.57.1101</w:t>
      </w:r>
    </w:p>
    <w:p w14:paraId="11BA447C" w14:textId="345FF234" w:rsidR="00F37D7B" w:rsidRPr="000271D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Whitehead, M.R., </w:t>
      </w:r>
      <w:proofErr w:type="spellStart"/>
      <w:r w:rsidRPr="008B5871">
        <w:rPr>
          <w:rFonts w:ascii="Times New Roman" w:hAnsi="Times New Roman" w:cs="Times New Roman"/>
        </w:rPr>
        <w:t>Peakall</w:t>
      </w:r>
      <w:proofErr w:type="spellEnd"/>
      <w:r w:rsidRPr="008B5871">
        <w:rPr>
          <w:rFonts w:ascii="Times New Roman" w:hAnsi="Times New Roman" w:cs="Times New Roman"/>
        </w:rPr>
        <w:t>, R., 2009. Integrating floral scent, pollination ecology and population genetics. Functional Ecology 23, 863–874. https://doi.org/10.1111/j.1365-2435.2009.01620.x</w:t>
      </w:r>
    </w:p>
    <w:p w14:paraId="291D9F53" w14:textId="506153D9" w:rsidR="00AD0FC4" w:rsidRPr="00AD0FC4" w:rsidRDefault="00AD0FC4" w:rsidP="000271D1">
      <w:pPr>
        <w:spacing w:line="480" w:lineRule="auto"/>
        <w:rPr>
          <w:rFonts w:ascii="Times New Roman" w:hAnsi="Times New Roman" w:cs="Times New Roman"/>
          <w:b/>
        </w:rPr>
      </w:pPr>
      <w:r>
        <w:rPr>
          <w:rFonts w:ascii="Times New Roman" w:hAnsi="Times New Roman" w:cs="Times New Roman"/>
          <w:b/>
        </w:rPr>
        <w:lastRenderedPageBreak/>
        <w:t>Data, code, and materials</w:t>
      </w:r>
    </w:p>
    <w:p w14:paraId="4D4B2C9D" w14:textId="7E746076" w:rsidR="00BD6484" w:rsidRPr="00AD0FC4" w:rsidRDefault="00AD0FC4" w:rsidP="000271D1">
      <w:pPr>
        <w:spacing w:line="480" w:lineRule="auto"/>
        <w:rPr>
          <w:rFonts w:ascii="Times New Roman" w:hAnsi="Times New Roman" w:cs="Times New Roman"/>
          <w:bCs/>
        </w:rPr>
      </w:pPr>
      <w:r>
        <w:rPr>
          <w:rFonts w:ascii="Times New Roman" w:hAnsi="Times New Roman" w:cs="Times New Roman"/>
          <w:bCs/>
        </w:rPr>
        <w:t xml:space="preserve">Original data and code created for the study will be available in a persistent repository upon publication. </w:t>
      </w:r>
    </w:p>
    <w:sectPr w:rsidR="00BD6484" w:rsidRPr="00AD0FC4" w:rsidSect="00E106E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rissa Skogen" w:date="2021-12-21T08:52:00Z" w:initials="KS">
    <w:p w14:paraId="63031037" w14:textId="7D4712BA" w:rsidR="006B6971" w:rsidRDefault="006B6971">
      <w:pPr>
        <w:pStyle w:val="CommentText"/>
      </w:pPr>
      <w:r>
        <w:rPr>
          <w:rStyle w:val="CommentReference"/>
        </w:rPr>
        <w:annotationRef/>
      </w:r>
      <w:r w:rsidRPr="006B6971">
        <w:rPr>
          <w:highlight w:val="green"/>
        </w:rPr>
        <w:t xml:space="preserve">Krissa </w:t>
      </w:r>
      <w:r w:rsidR="002E1E35">
        <w:rPr>
          <w:highlight w:val="green"/>
        </w:rPr>
        <w:t>–</w:t>
      </w:r>
      <w:r>
        <w:t xml:space="preserve"> </w:t>
      </w:r>
      <w:r w:rsidR="002E1E35">
        <w:t xml:space="preserve">Revise and </w:t>
      </w:r>
      <w:r>
        <w:t>Replace</w:t>
      </w:r>
    </w:p>
  </w:comment>
  <w:comment w:id="2" w:author="Robert" w:date="2021-12-29T10:24:00Z" w:initials="R">
    <w:p w14:paraId="6C5D770C" w14:textId="6C664770" w:rsidR="00992AB6" w:rsidRDefault="00992AB6">
      <w:pPr>
        <w:pStyle w:val="CommentText"/>
      </w:pPr>
      <w:r>
        <w:rPr>
          <w:rStyle w:val="CommentReference"/>
        </w:rPr>
        <w:annotationRef/>
      </w:r>
      <w:r>
        <w:t xml:space="preserve">What are the word limits for the abstract? </w:t>
      </w:r>
    </w:p>
  </w:comment>
  <w:comment w:id="3" w:author="Robert" w:date="2021-12-29T10:25:00Z" w:initials="R">
    <w:p w14:paraId="3B65A836" w14:textId="77777777" w:rsidR="002119E1" w:rsidRDefault="002119E1">
      <w:pPr>
        <w:pStyle w:val="CommentText"/>
      </w:pPr>
      <w:r>
        <w:rPr>
          <w:rStyle w:val="CommentReference"/>
        </w:rPr>
        <w:annotationRef/>
      </w:r>
      <w:r>
        <w:t xml:space="preserve">If we are not pressed for word limit in the Abstract, we could add a more goal-directed sentence here: </w:t>
      </w:r>
    </w:p>
    <w:p w14:paraId="7D19D9ED" w14:textId="77777777" w:rsidR="002119E1" w:rsidRDefault="002119E1">
      <w:pPr>
        <w:pStyle w:val="CommentText"/>
      </w:pPr>
    </w:p>
    <w:p w14:paraId="698414D4" w14:textId="5452083C" w:rsidR="002119E1" w:rsidRDefault="002119E1">
      <w:pPr>
        <w:pStyle w:val="CommentText"/>
      </w:pPr>
      <w:r>
        <w:t>“We studied geographic variation of floral scent in O harry, a rare plant endemic to a vulnerable shortgrass prairie habitat, whose population structure and conservation status are well studied. The self-incompatible flowers of O harry open at dusk, produce nectar and a strong fragrance, and are pollinated by hawkmoths. We collected…”</w:t>
      </w:r>
    </w:p>
  </w:comment>
  <w:comment w:id="4" w:author="Krissa Skogen" w:date="2021-12-16T14:51:00Z" w:initials="KS">
    <w:p w14:paraId="712EC0FE" w14:textId="77777777" w:rsidR="00B654E2" w:rsidRDefault="00B654E2" w:rsidP="00B654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r>
        <w:rPr>
          <w:rStyle w:val="CommentReference"/>
        </w:rPr>
        <w:annotationRef/>
      </w:r>
      <w:r>
        <w:rPr>
          <w:rFonts w:ascii="Helvetica" w:hAnsi="Helvetica" w:cs="Helvetica"/>
          <w:color w:val="000000"/>
          <w:sz w:val="28"/>
          <w:szCs w:val="28"/>
        </w:rPr>
        <w:t xml:space="preserve">somehow, the research question is </w:t>
      </w:r>
      <w:proofErr w:type="gramStart"/>
      <w:r>
        <w:rPr>
          <w:rFonts w:ascii="Helvetica" w:hAnsi="Helvetica" w:cs="Helvetica"/>
          <w:color w:val="000000"/>
          <w:sz w:val="28"/>
          <w:szCs w:val="28"/>
        </w:rPr>
        <w:t>unclear;</w:t>
      </w:r>
      <w:proofErr w:type="gramEnd"/>
      <w:r>
        <w:rPr>
          <w:rFonts w:ascii="Helvetica" w:hAnsi="Helvetica" w:cs="Helvetica"/>
          <w:color w:val="000000"/>
          <w:sz w:val="28"/>
          <w:szCs w:val="28"/>
        </w:rPr>
        <w:t xml:space="preserve"> </w:t>
      </w:r>
    </w:p>
    <w:p w14:paraId="4E826E8F" w14:textId="29AEB86D" w:rsidR="00B654E2" w:rsidRDefault="00B654E2" w:rsidP="00B654E2">
      <w:pPr>
        <w:pStyle w:val="CommentText"/>
      </w:pPr>
      <w:r>
        <w:rPr>
          <w:rFonts w:ascii="Helvetica" w:hAnsi="Helvetica" w:cs="Helvetica"/>
          <w:color w:val="000000"/>
          <w:sz w:val="28"/>
          <w:szCs w:val="28"/>
        </w:rPr>
        <w:t xml:space="preserve">whether morphology and scent </w:t>
      </w:r>
      <w:proofErr w:type="gramStart"/>
      <w:r>
        <w:rPr>
          <w:rFonts w:ascii="Helvetica" w:hAnsi="Helvetica" w:cs="Helvetica"/>
          <w:color w:val="000000"/>
          <w:sz w:val="28"/>
          <w:szCs w:val="28"/>
        </w:rPr>
        <w:t>varies</w:t>
      </w:r>
      <w:proofErr w:type="gramEnd"/>
      <w:r>
        <w:rPr>
          <w:rFonts w:ascii="Helvetica" w:hAnsi="Helvetica" w:cs="Helvetica"/>
          <w:color w:val="000000"/>
          <w:sz w:val="28"/>
          <w:szCs w:val="28"/>
        </w:rPr>
        <w:t xml:space="preserve"> in concerted manner or not?</w:t>
      </w:r>
    </w:p>
  </w:comment>
  <w:comment w:id="5" w:author="Krissa Skogen" w:date="2021-12-16T14:51:00Z" w:initials="KS">
    <w:p w14:paraId="24680D48" w14:textId="77777777" w:rsidR="00B654E2" w:rsidRDefault="00B654E2" w:rsidP="00B654E2">
      <w:pPr>
        <w:pStyle w:val="CommentText"/>
      </w:pPr>
      <w:r>
        <w:rPr>
          <w:rStyle w:val="CommentReference"/>
        </w:rPr>
        <w:annotationRef/>
      </w:r>
      <w:r>
        <w:rPr>
          <w:rStyle w:val="CommentReference"/>
        </w:rPr>
        <w:annotationRef/>
      </w:r>
      <w:r>
        <w:rPr>
          <w:rFonts w:ascii="Helvetica" w:hAnsi="Helvetica" w:cs="Helvetica"/>
          <w:color w:val="000000"/>
          <w:sz w:val="19"/>
          <w:szCs w:val="19"/>
        </w:rPr>
        <w:t>research question is unclear</w:t>
      </w:r>
    </w:p>
    <w:p w14:paraId="5074D265" w14:textId="46D25773" w:rsidR="00B654E2" w:rsidRDefault="00B654E2">
      <w:pPr>
        <w:pStyle w:val="CommentText"/>
      </w:pPr>
    </w:p>
  </w:comment>
  <w:comment w:id="8" w:author="Krissa Skogen" w:date="2021-12-16T14:52:00Z" w:initials="KS">
    <w:p w14:paraId="48CEA56A" w14:textId="77777777" w:rsidR="00B654E2" w:rsidRDefault="00B654E2" w:rsidP="00B654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r>
        <w:rPr>
          <w:rStyle w:val="CommentReference"/>
        </w:rPr>
        <w:annotationRef/>
      </w:r>
      <w:r>
        <w:rPr>
          <w:rFonts w:ascii="Helvetica" w:hAnsi="Helvetica" w:cs="Helvetica"/>
          <w:color w:val="000000"/>
          <w:sz w:val="28"/>
          <w:szCs w:val="28"/>
        </w:rPr>
        <w:t>well, I guess that more variation would even be detected in this species when still increasing the sampling size....</w:t>
      </w:r>
    </w:p>
    <w:p w14:paraId="3AACAC60" w14:textId="77777777" w:rsidR="00B654E2" w:rsidRDefault="00B654E2" w:rsidP="00B654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p>
    <w:p w14:paraId="17EEF3E5" w14:textId="0D5DA2B0" w:rsidR="00B654E2" w:rsidRDefault="00B654E2" w:rsidP="00B654E2">
      <w:pPr>
        <w:pStyle w:val="CommentText"/>
      </w:pPr>
      <w:r>
        <w:rPr>
          <w:rFonts w:ascii="Helvetica" w:hAnsi="Helvetica" w:cs="Helvetica"/>
          <w:color w:val="000000"/>
          <w:sz w:val="28"/>
          <w:szCs w:val="28"/>
        </w:rPr>
        <w:t>why not speculating about the evolutionary drivers or the ecological implication of the findings?</w:t>
      </w:r>
    </w:p>
  </w:comment>
  <w:comment w:id="9" w:author="Robert" w:date="2021-12-21T16:46:00Z" w:initials="R">
    <w:p w14:paraId="2D512CDC" w14:textId="77777777" w:rsidR="00465EBE" w:rsidRDefault="00465EBE">
      <w:pPr>
        <w:pStyle w:val="CommentText"/>
      </w:pPr>
      <w:r>
        <w:rPr>
          <w:rStyle w:val="CommentReference"/>
        </w:rPr>
        <w:annotationRef/>
      </w:r>
      <w:r>
        <w:t xml:space="preserve">NO! They are missing the point. We wrote “the nature of variation” but they are implying that there will be more variation. That is not what we said. </w:t>
      </w:r>
    </w:p>
    <w:p w14:paraId="7C9C8CE0" w14:textId="77777777" w:rsidR="00465EBE" w:rsidRDefault="00465EBE">
      <w:pPr>
        <w:pStyle w:val="CommentText"/>
      </w:pPr>
    </w:p>
    <w:p w14:paraId="190DD2DC" w14:textId="77777777" w:rsidR="00465EBE" w:rsidRDefault="00465EBE">
      <w:pPr>
        <w:pStyle w:val="CommentText"/>
      </w:pPr>
      <w:r>
        <w:t xml:space="preserve">If we performed a Rob Colwell accumulation curve (scent compounds vs. N sampled, rolling admission from 2009), we would saturate quickly on the total scent roster in Table 2. Sampling more </w:t>
      </w:r>
      <w:r w:rsidR="00E742FC">
        <w:t xml:space="preserve">individuals (“increasing the sampling size”) would not generate more variation. </w:t>
      </w:r>
    </w:p>
    <w:p w14:paraId="7D9E3F17" w14:textId="77777777" w:rsidR="00E742FC" w:rsidRDefault="00E742FC">
      <w:pPr>
        <w:pStyle w:val="CommentText"/>
      </w:pPr>
    </w:p>
    <w:p w14:paraId="1005FD70" w14:textId="5542DBD1" w:rsidR="00E742FC" w:rsidRDefault="00E742FC">
      <w:pPr>
        <w:pStyle w:val="CommentText"/>
      </w:pPr>
      <w:r>
        <w:t>Instead, what we learned by sampling more *populations* and by sampling *thoroughly* within these populations and across years was that a) population level variation was consistent and had structure, and b) chemical composition was (largely) consistent over years even though emission rates were not. This is exactly what we wrote in the last 4 sentences. UGH!!!!!</w:t>
      </w:r>
    </w:p>
  </w:comment>
  <w:comment w:id="10" w:author="Robert" w:date="2021-12-29T11:11:00Z" w:initials="R">
    <w:p w14:paraId="287B7F03" w14:textId="77777777" w:rsidR="001D6EBD" w:rsidRDefault="001D6EBD">
      <w:pPr>
        <w:pStyle w:val="CommentText"/>
      </w:pPr>
      <w:r>
        <w:rPr>
          <w:rStyle w:val="CommentReference"/>
        </w:rPr>
        <w:annotationRef/>
      </w:r>
    </w:p>
    <w:p w14:paraId="0873BE12" w14:textId="09C8DC86" w:rsidR="001D6EBD" w:rsidRDefault="001D6EBD">
      <w:pPr>
        <w:pStyle w:val="CommentText"/>
      </w:pPr>
      <w:r>
        <w:t xml:space="preserve">OK, maybe we can re-write this part with more specific points of </w:t>
      </w:r>
      <w:proofErr w:type="gramStart"/>
      <w:r>
        <w:t>summary, once</w:t>
      </w:r>
      <w:proofErr w:type="gramEnd"/>
      <w:r>
        <w:t xml:space="preserve"> we have revised the Discussion further. </w:t>
      </w:r>
    </w:p>
  </w:comment>
  <w:comment w:id="14" w:author="Robert" w:date="2021-12-29T10:30:00Z" w:initials="R">
    <w:p w14:paraId="7FBB998B" w14:textId="342E2BFE" w:rsidR="003622D1" w:rsidRDefault="003622D1">
      <w:pPr>
        <w:pStyle w:val="CommentText"/>
      </w:pPr>
      <w:r>
        <w:rPr>
          <w:rStyle w:val="CommentReference"/>
        </w:rPr>
        <w:annotationRef/>
      </w:r>
      <w:r>
        <w:t xml:space="preserve">I want to avoid stressing speciation because it is not a focus of our study and could be a distraction. </w:t>
      </w:r>
    </w:p>
  </w:comment>
  <w:comment w:id="17" w:author="Krissa Skogen" w:date="2021-12-16T14:52:00Z" w:initials="KS">
    <w:p w14:paraId="456FFC56" w14:textId="41E22FDC" w:rsidR="00B654E2" w:rsidRDefault="00B654E2">
      <w:pPr>
        <w:pStyle w:val="CommentText"/>
      </w:pPr>
      <w:r>
        <w:rPr>
          <w:rStyle w:val="CommentReference"/>
        </w:rPr>
        <w:annotationRef/>
      </w:r>
      <w:r w:rsidR="006B6971" w:rsidRPr="006B6971">
        <w:rPr>
          <w:highlight w:val="green"/>
        </w:rPr>
        <w:t>Krissa -</w:t>
      </w:r>
      <w:r w:rsidR="006B6971">
        <w:t xml:space="preserve"> </w:t>
      </w:r>
      <w:r>
        <w:t>Correct citation formatting before submission</w:t>
      </w:r>
    </w:p>
  </w:comment>
  <w:comment w:id="19" w:author="Krissa Skogen" w:date="2021-12-16T14:52:00Z" w:initials="KS">
    <w:p w14:paraId="0C79333A" w14:textId="6AC8E5A9" w:rsidR="00B654E2" w:rsidRDefault="00B654E2">
      <w:pPr>
        <w:pStyle w:val="CommentText"/>
      </w:pPr>
      <w:r>
        <w:rPr>
          <w:rStyle w:val="CommentReference"/>
        </w:rPr>
        <w:annotationRef/>
      </w:r>
      <w:r>
        <w:rPr>
          <w:rFonts w:ascii="Helvetica" w:hAnsi="Helvetica" w:cs="Helvetica"/>
          <w:color w:val="000000"/>
          <w:sz w:val="28"/>
          <w:szCs w:val="28"/>
        </w:rPr>
        <w:t>visual and olfactory cues also work in concert in several sexually deceptive systems....</w:t>
      </w:r>
    </w:p>
  </w:comment>
  <w:comment w:id="20" w:author="Robert" w:date="2021-12-21T16:55:00Z" w:initials="R">
    <w:p w14:paraId="3D4FD575" w14:textId="1B843944" w:rsidR="00661593" w:rsidRDefault="00E742FC">
      <w:pPr>
        <w:pStyle w:val="CommentText"/>
      </w:pPr>
      <w:r>
        <w:rPr>
          <w:rStyle w:val="CommentReference"/>
        </w:rPr>
        <w:annotationRef/>
      </w:r>
      <w:r w:rsidR="00661593">
        <w:t xml:space="preserve">FINE, but </w:t>
      </w:r>
      <w:proofErr w:type="spellStart"/>
      <w:r w:rsidR="00AD5E44">
        <w:t>its</w:t>
      </w:r>
      <w:proofErr w:type="spellEnd"/>
      <w:r w:rsidR="00AD5E44">
        <w:t xml:space="preserve"> NOT </w:t>
      </w:r>
      <w:r w:rsidR="00661593">
        <w:t xml:space="preserve">synergistic.  </w:t>
      </w:r>
    </w:p>
    <w:p w14:paraId="4D2A0988" w14:textId="77777777" w:rsidR="00661593" w:rsidRDefault="00661593">
      <w:pPr>
        <w:pStyle w:val="CommentText"/>
      </w:pPr>
    </w:p>
    <w:p w14:paraId="07105A66" w14:textId="326A8A57" w:rsidR="00AD5E44" w:rsidRPr="00AD5E44" w:rsidRDefault="00AD5E44" w:rsidP="00AD5E44">
      <w:pPr>
        <w:rPr>
          <w:rFonts w:ascii="Times New Roman" w:eastAsia="Times New Roman" w:hAnsi="Times New Roman" w:cs="Times New Roman"/>
        </w:rPr>
      </w:pPr>
      <w:proofErr w:type="spellStart"/>
      <w:r w:rsidRPr="00AD5E44">
        <w:rPr>
          <w:rFonts w:ascii="Georgia" w:eastAsia="Times New Roman" w:hAnsi="Georgia" w:cs="Times New Roman"/>
          <w:b/>
          <w:bCs/>
          <w:color w:val="1A1A1A"/>
          <w:bdr w:val="none" w:sz="0" w:space="0" w:color="auto" w:frame="1"/>
          <w:shd w:val="clear" w:color="auto" w:fill="FFFFFF"/>
        </w:rPr>
        <w:t>Spaethe</w:t>
      </w:r>
      <w:proofErr w:type="spellEnd"/>
      <w:r w:rsidRPr="00AD5E44">
        <w:rPr>
          <w:rFonts w:ascii="Georgia" w:eastAsia="Times New Roman" w:hAnsi="Georgia" w:cs="Times New Roman"/>
          <w:b/>
          <w:bCs/>
          <w:color w:val="1A1A1A"/>
          <w:bdr w:val="none" w:sz="0" w:space="0" w:color="auto" w:frame="1"/>
          <w:shd w:val="clear" w:color="auto" w:fill="FFFFFF"/>
        </w:rPr>
        <w:t xml:space="preserve">, J., Moser, W. and Paulus, H. </w:t>
      </w:r>
      <w:proofErr w:type="gramStart"/>
      <w:r w:rsidRPr="00AD5E44">
        <w:rPr>
          <w:rFonts w:ascii="Georgia" w:eastAsia="Times New Roman" w:hAnsi="Georgia" w:cs="Times New Roman"/>
          <w:b/>
          <w:bCs/>
          <w:color w:val="1A1A1A"/>
          <w:bdr w:val="none" w:sz="0" w:space="0" w:color="auto" w:frame="1"/>
          <w:shd w:val="clear" w:color="auto" w:fill="FFFFFF"/>
        </w:rPr>
        <w:t>F.</w:t>
      </w:r>
      <w:r w:rsidRPr="00AD5E44">
        <w:rPr>
          <w:rFonts w:ascii="Georgia" w:eastAsia="Times New Roman" w:hAnsi="Georgia" w:cs="Times New Roman"/>
          <w:color w:val="1A1A1A"/>
          <w:shd w:val="clear" w:color="auto" w:fill="FFFFFF"/>
        </w:rPr>
        <w:t>(</w:t>
      </w:r>
      <w:proofErr w:type="gramEnd"/>
      <w:r w:rsidRPr="00AD5E44">
        <w:rPr>
          <w:rFonts w:ascii="Georgia" w:eastAsia="Times New Roman" w:hAnsi="Georgia" w:cs="Times New Roman"/>
          <w:color w:val="1A1A1A"/>
        </w:rPr>
        <w:t>2007</w:t>
      </w:r>
      <w:r w:rsidRPr="00AD5E44">
        <w:rPr>
          <w:rFonts w:ascii="Georgia" w:eastAsia="Times New Roman" w:hAnsi="Georgia" w:cs="Times New Roman"/>
          <w:color w:val="1A1A1A"/>
          <w:shd w:val="clear" w:color="auto" w:fill="FFFFFF"/>
        </w:rPr>
        <w:t>). Increase of pollinator attraction by means of a visual signal in the sexually deceptive orchid, </w:t>
      </w:r>
      <w:proofErr w:type="spellStart"/>
      <w:r w:rsidRPr="00AD5E44">
        <w:rPr>
          <w:rFonts w:ascii="Georgia" w:eastAsia="Times New Roman" w:hAnsi="Georgia" w:cs="Times New Roman"/>
          <w:i/>
          <w:iCs/>
          <w:color w:val="1A1A1A"/>
          <w:bdr w:val="none" w:sz="0" w:space="0" w:color="auto" w:frame="1"/>
          <w:shd w:val="clear" w:color="auto" w:fill="FFFFFF"/>
        </w:rPr>
        <w:t>Ophrys</w:t>
      </w:r>
      <w:proofErr w:type="spellEnd"/>
      <w:r w:rsidRPr="00AD5E44">
        <w:rPr>
          <w:rFonts w:ascii="Georgia" w:eastAsia="Times New Roman" w:hAnsi="Georgia" w:cs="Times New Roman"/>
          <w:i/>
          <w:iCs/>
          <w:color w:val="1A1A1A"/>
          <w:bdr w:val="none" w:sz="0" w:space="0" w:color="auto" w:frame="1"/>
          <w:shd w:val="clear" w:color="auto" w:fill="FFFFFF"/>
        </w:rPr>
        <w:t xml:space="preserve"> </w:t>
      </w:r>
      <w:proofErr w:type="spellStart"/>
      <w:proofErr w:type="gramStart"/>
      <w:r w:rsidRPr="00AD5E44">
        <w:rPr>
          <w:rFonts w:ascii="Georgia" w:eastAsia="Times New Roman" w:hAnsi="Georgia" w:cs="Times New Roman"/>
          <w:i/>
          <w:iCs/>
          <w:color w:val="1A1A1A"/>
          <w:bdr w:val="none" w:sz="0" w:space="0" w:color="auto" w:frame="1"/>
          <w:shd w:val="clear" w:color="auto" w:fill="FFFFFF"/>
        </w:rPr>
        <w:t>heldreichii</w:t>
      </w:r>
      <w:proofErr w:type="spellEnd"/>
      <w:r w:rsidRPr="00AD5E44">
        <w:rPr>
          <w:rFonts w:ascii="Georgia" w:eastAsia="Times New Roman" w:hAnsi="Georgia" w:cs="Times New Roman"/>
          <w:color w:val="1A1A1A"/>
          <w:shd w:val="clear" w:color="auto" w:fill="FFFFFF"/>
        </w:rPr>
        <w:t>(</w:t>
      </w:r>
      <w:proofErr w:type="spellStart"/>
      <w:proofErr w:type="gramEnd"/>
      <w:r w:rsidRPr="00AD5E44">
        <w:rPr>
          <w:rFonts w:ascii="Georgia" w:eastAsia="Times New Roman" w:hAnsi="Georgia" w:cs="Times New Roman"/>
          <w:color w:val="1A1A1A"/>
          <w:shd w:val="clear" w:color="auto" w:fill="FFFFFF"/>
        </w:rPr>
        <w:t>Orchidaceae</w:t>
      </w:r>
      <w:proofErr w:type="spellEnd"/>
      <w:r w:rsidRPr="00AD5E44">
        <w:rPr>
          <w:rFonts w:ascii="Georgia" w:eastAsia="Times New Roman" w:hAnsi="Georgia" w:cs="Times New Roman"/>
          <w:color w:val="1A1A1A"/>
          <w:shd w:val="clear" w:color="auto" w:fill="FFFFFF"/>
        </w:rPr>
        <w:t>). </w:t>
      </w:r>
    </w:p>
    <w:p w14:paraId="23214FFF" w14:textId="4380E4FE" w:rsidR="00E742FC" w:rsidRDefault="00AD5E44" w:rsidP="00AD5E44">
      <w:pPr>
        <w:shd w:val="clear" w:color="auto" w:fill="FFFFFF"/>
        <w:textAlignment w:val="baseline"/>
      </w:pPr>
      <w:r w:rsidRPr="00AD5E44">
        <w:rPr>
          <w:rFonts w:ascii="Georgia" w:eastAsia="Times New Roman" w:hAnsi="Georgia" w:cs="Times New Roman"/>
          <w:i/>
          <w:iCs/>
          <w:color w:val="1A1A1A"/>
        </w:rPr>
        <w:t xml:space="preserve">Plant Syst. </w:t>
      </w:r>
      <w:proofErr w:type="spellStart"/>
      <w:r w:rsidRPr="00AD5E44">
        <w:rPr>
          <w:rFonts w:ascii="Georgia" w:eastAsia="Times New Roman" w:hAnsi="Georgia" w:cs="Times New Roman"/>
          <w:i/>
          <w:iCs/>
          <w:color w:val="1A1A1A"/>
        </w:rPr>
        <w:t>Evol</w:t>
      </w:r>
      <w:proofErr w:type="spellEnd"/>
      <w:r w:rsidRPr="00AD5E44">
        <w:rPr>
          <w:rFonts w:ascii="Georgia" w:eastAsia="Times New Roman" w:hAnsi="Georgia" w:cs="Times New Roman"/>
          <w:i/>
          <w:iCs/>
          <w:color w:val="1A1A1A"/>
        </w:rPr>
        <w:t>.</w:t>
      </w:r>
      <w:r>
        <w:rPr>
          <w:rFonts w:ascii="Georgia" w:eastAsia="Times New Roman" w:hAnsi="Georgia" w:cs="Times New Roman"/>
          <w:i/>
          <w:iCs/>
          <w:color w:val="1A1A1A"/>
        </w:rPr>
        <w:t xml:space="preserve"> </w:t>
      </w:r>
      <w:r w:rsidRPr="00AD5E44">
        <w:rPr>
          <w:rFonts w:ascii="Georgia" w:eastAsia="Times New Roman" w:hAnsi="Georgia" w:cs="Times New Roman"/>
          <w:color w:val="1A1A1A"/>
        </w:rPr>
        <w:t>264</w:t>
      </w:r>
      <w:r w:rsidRPr="00AD5E44">
        <w:rPr>
          <w:rFonts w:ascii="Georgia" w:eastAsia="Times New Roman" w:hAnsi="Georgia" w:cs="Times New Roman"/>
          <w:color w:val="1A1A1A"/>
          <w:shd w:val="clear" w:color="auto" w:fill="FFFFFF"/>
        </w:rPr>
        <w:t>,</w:t>
      </w:r>
      <w:r>
        <w:rPr>
          <w:rFonts w:ascii="Georgia" w:eastAsia="Times New Roman" w:hAnsi="Georgia" w:cs="Times New Roman"/>
          <w:color w:val="1A1A1A"/>
          <w:shd w:val="clear" w:color="auto" w:fill="FFFFFF"/>
        </w:rPr>
        <w:t xml:space="preserve"> </w:t>
      </w:r>
      <w:r w:rsidRPr="00AD5E44">
        <w:rPr>
          <w:rFonts w:ascii="Georgia" w:eastAsia="Times New Roman" w:hAnsi="Georgia" w:cs="Times New Roman"/>
          <w:color w:val="1A1A1A"/>
        </w:rPr>
        <w:t>31</w:t>
      </w:r>
      <w:r w:rsidRPr="00AD5E44">
        <w:rPr>
          <w:rFonts w:ascii="Georgia" w:eastAsia="Times New Roman" w:hAnsi="Georgia" w:cs="Times New Roman"/>
          <w:color w:val="1A1A1A"/>
          <w:shd w:val="clear" w:color="auto" w:fill="FFFFFF"/>
        </w:rPr>
        <w:t>-40.</w:t>
      </w:r>
      <w:r w:rsidR="00661593">
        <w:t xml:space="preserve"> </w:t>
      </w:r>
    </w:p>
  </w:comment>
  <w:comment w:id="25" w:author="Krissa Skogen" w:date="2021-12-16T14:52:00Z" w:initials="KS">
    <w:p w14:paraId="75EBE208" w14:textId="5E2DBD7A" w:rsidR="00B654E2" w:rsidRDefault="00B654E2">
      <w:pPr>
        <w:pStyle w:val="CommentText"/>
      </w:pPr>
      <w:r>
        <w:rPr>
          <w:rStyle w:val="CommentReference"/>
        </w:rPr>
        <w:annotationRef/>
      </w:r>
      <w:r w:rsidR="006B6971" w:rsidRPr="006B6971">
        <w:rPr>
          <w:highlight w:val="green"/>
        </w:rPr>
        <w:t>Krissa -</w:t>
      </w:r>
      <w:r w:rsidR="006B6971">
        <w:t xml:space="preserve"> </w:t>
      </w:r>
      <w:r>
        <w:t>Correct citation formatting before submission</w:t>
      </w:r>
    </w:p>
    <w:p w14:paraId="5FEECF60" w14:textId="39621265" w:rsidR="00436958" w:rsidRPr="00436958" w:rsidRDefault="00436958" w:rsidP="00436958">
      <w:pPr>
        <w:rPr>
          <w:rFonts w:ascii="Times New Roman" w:eastAsia="Times New Roman" w:hAnsi="Times New Roman" w:cs="Times New Roman"/>
          <w:color w:val="000000"/>
        </w:rPr>
      </w:pPr>
      <w:r w:rsidRPr="005020BB">
        <w:rPr>
          <w:rFonts w:ascii="Times New Roman" w:eastAsia="Times New Roman" w:hAnsi="Times New Roman" w:cs="Times New Roman"/>
          <w:color w:val="000000"/>
        </w:rPr>
        <w:t>The bracket between "in" and "</w:t>
      </w:r>
      <w:proofErr w:type="spellStart"/>
      <w:r w:rsidRPr="005020BB">
        <w:rPr>
          <w:rFonts w:ascii="Times New Roman" w:eastAsia="Times New Roman" w:hAnsi="Times New Roman" w:cs="Times New Roman"/>
          <w:color w:val="000000"/>
        </w:rPr>
        <w:t>Delle-Vedove</w:t>
      </w:r>
      <w:proofErr w:type="spellEnd"/>
      <w:r w:rsidRPr="005020BB">
        <w:rPr>
          <w:rFonts w:ascii="Times New Roman" w:eastAsia="Times New Roman" w:hAnsi="Times New Roman" w:cs="Times New Roman"/>
          <w:color w:val="000000"/>
        </w:rPr>
        <w:t>" should be deleted.</w:t>
      </w:r>
    </w:p>
  </w:comment>
  <w:comment w:id="27" w:author="Krissa Skogen" w:date="2021-12-16T14:53:00Z" w:initials="KS">
    <w:p w14:paraId="1286F2CD" w14:textId="6412A70C" w:rsidR="00B654E2" w:rsidRDefault="00B654E2">
      <w:pPr>
        <w:pStyle w:val="CommentText"/>
      </w:pPr>
      <w:r>
        <w:rPr>
          <w:rStyle w:val="CommentReference"/>
        </w:rPr>
        <w:annotationRef/>
      </w:r>
      <w:r w:rsidR="006B6971" w:rsidRPr="006B6971">
        <w:rPr>
          <w:highlight w:val="green"/>
        </w:rPr>
        <w:t>Krissa -</w:t>
      </w:r>
      <w:r w:rsidR="006B6971">
        <w:t xml:space="preserve"> </w:t>
      </w:r>
      <w:r>
        <w:t>Correct citation formatting before submission</w:t>
      </w:r>
    </w:p>
  </w:comment>
  <w:comment w:id="41" w:author="Robert" w:date="2021-12-29T10:49:00Z" w:initials="R">
    <w:p w14:paraId="26F8880D" w14:textId="77777777" w:rsidR="002C074B" w:rsidRDefault="002C074B">
      <w:pPr>
        <w:pStyle w:val="CommentText"/>
      </w:pPr>
      <w:r>
        <w:rPr>
          <w:rStyle w:val="CommentReference"/>
        </w:rPr>
        <w:annotationRef/>
      </w:r>
      <w:r>
        <w:t xml:space="preserve">Is it better to save this for the Discussion, where we can discuss potential drivers of the polymorphism? </w:t>
      </w:r>
    </w:p>
    <w:p w14:paraId="56D35E3E" w14:textId="77777777" w:rsidR="002C074B" w:rsidRDefault="002C074B">
      <w:pPr>
        <w:pStyle w:val="CommentText"/>
      </w:pPr>
    </w:p>
    <w:p w14:paraId="1D37A4D7" w14:textId="69305FF2" w:rsidR="002C074B" w:rsidRDefault="002C074B">
      <w:pPr>
        <w:pStyle w:val="CommentText"/>
      </w:pPr>
      <w:r>
        <w:t xml:space="preserve">In truth, these revelations only came </w:t>
      </w:r>
      <w:proofErr w:type="gramStart"/>
      <w:r>
        <w:t>later, once</w:t>
      </w:r>
      <w:proofErr w:type="gramEnd"/>
      <w:r>
        <w:t xml:space="preserve"> we had more field studies and Dimensions support. </w:t>
      </w:r>
    </w:p>
  </w:comment>
  <w:comment w:id="42" w:author="Krissa Skogen" w:date="2022-01-05T08:36:00Z" w:initials="KS">
    <w:p w14:paraId="00B17CF7" w14:textId="234F2276" w:rsidR="00925676" w:rsidRDefault="00925676">
      <w:pPr>
        <w:pStyle w:val="CommentText"/>
      </w:pPr>
      <w:r>
        <w:rPr>
          <w:rStyle w:val="CommentReference"/>
        </w:rPr>
        <w:annotationRef/>
      </w:r>
      <w:r>
        <w:t>Yep, I think that’s a good idea</w:t>
      </w:r>
    </w:p>
  </w:comment>
  <w:comment w:id="73" w:author="Robert" w:date="2021-12-29T10:51:00Z" w:initials="R">
    <w:p w14:paraId="4C8ED29E" w14:textId="3FB2C221" w:rsidR="002C074B" w:rsidRDefault="002C074B">
      <w:pPr>
        <w:pStyle w:val="CommentText"/>
      </w:pPr>
      <w:r>
        <w:rPr>
          <w:rStyle w:val="CommentReference"/>
        </w:rPr>
        <w:annotationRef/>
      </w:r>
      <w:r>
        <w:t xml:space="preserve">Similarly save for </w:t>
      </w:r>
      <w:proofErr w:type="gramStart"/>
      <w:r>
        <w:t>Discussion?</w:t>
      </w:r>
      <w:proofErr w:type="gramEnd"/>
      <w:r>
        <w:t xml:space="preserve"> </w:t>
      </w:r>
    </w:p>
  </w:comment>
  <w:comment w:id="74" w:author="Krissa Skogen" w:date="2022-01-05T08:36:00Z" w:initials="KS">
    <w:p w14:paraId="3F106C11" w14:textId="21B1F251" w:rsidR="00925676" w:rsidRDefault="00925676">
      <w:pPr>
        <w:pStyle w:val="CommentText"/>
      </w:pPr>
      <w:r>
        <w:rPr>
          <w:rStyle w:val="CommentReference"/>
        </w:rPr>
        <w:annotationRef/>
      </w:r>
      <w:r>
        <w:t>agreed</w:t>
      </w:r>
    </w:p>
  </w:comment>
  <w:comment w:id="107" w:author="Krissa Skogen" w:date="2021-12-16T14:53:00Z" w:initials="KS">
    <w:p w14:paraId="30BA7FCA" w14:textId="78C0BD57" w:rsidR="00B654E2" w:rsidRDefault="00B654E2">
      <w:pPr>
        <w:pStyle w:val="CommentText"/>
      </w:pPr>
      <w:r>
        <w:rPr>
          <w:rStyle w:val="CommentReference"/>
        </w:rPr>
        <w:annotationRef/>
      </w:r>
      <w:r>
        <w:rPr>
          <w:rFonts w:ascii="Helvetica" w:hAnsi="Helvetica" w:cs="Helvetica"/>
          <w:color w:val="000000"/>
          <w:sz w:val="28"/>
          <w:szCs w:val="28"/>
        </w:rPr>
        <w:t xml:space="preserve">I suggest </w:t>
      </w:r>
      <w:proofErr w:type="gramStart"/>
      <w:r>
        <w:rPr>
          <w:rFonts w:ascii="Helvetica" w:hAnsi="Helvetica" w:cs="Helvetica"/>
          <w:color w:val="000000"/>
          <w:sz w:val="28"/>
          <w:szCs w:val="28"/>
        </w:rPr>
        <w:t>to formulate</w:t>
      </w:r>
      <w:proofErr w:type="gramEnd"/>
      <w:r>
        <w:rPr>
          <w:rFonts w:ascii="Helvetica" w:hAnsi="Helvetica" w:cs="Helvetica"/>
          <w:color w:val="000000"/>
          <w:sz w:val="28"/>
          <w:szCs w:val="28"/>
        </w:rPr>
        <w:t xml:space="preserve"> specific research questions, and explain, why data on phenotypic plasticity can be obtained.</w:t>
      </w:r>
    </w:p>
  </w:comment>
  <w:comment w:id="143" w:author="Krissa Skogen" w:date="2021-12-16T15:30:00Z" w:initials="KS">
    <w:p w14:paraId="4D00CFBD" w14:textId="425A7ACD" w:rsidR="00436958" w:rsidRDefault="00436958">
      <w:pPr>
        <w:pStyle w:val="CommentText"/>
      </w:pPr>
      <w:r>
        <w:rPr>
          <w:rStyle w:val="CommentReference"/>
        </w:rPr>
        <w:annotationRef/>
      </w:r>
      <w:r w:rsidRPr="005020BB">
        <w:rPr>
          <w:rFonts w:ascii="Times New Roman" w:eastAsia="Times New Roman" w:hAnsi="Times New Roman" w:cs="Times New Roman"/>
          <w:color w:val="000000"/>
          <w:sz w:val="24"/>
          <w:szCs w:val="24"/>
        </w:rPr>
        <w:t>"Table 2" comes before "Table 1" in the text. Thus, the numbering should be changed. But the numbering of the tables is anyway confusing and should be adjusted (see my comment above). It probably should be "Table S1".</w:t>
      </w:r>
    </w:p>
  </w:comment>
  <w:comment w:id="144" w:author="Robert" w:date="2021-12-21T17:30:00Z" w:initials="R">
    <w:p w14:paraId="2E8088DD" w14:textId="77777777" w:rsidR="00B60789" w:rsidRDefault="00B60789">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w:t>
      </w:r>
      <w:proofErr w:type="gramStart"/>
      <w:r>
        <w:rPr>
          <w:rFonts w:ascii="Arial" w:hAnsi="Arial" w:cs="Arial"/>
          <w:color w:val="222222"/>
          <w:shd w:val="clear" w:color="auto" w:fill="FFFFFF"/>
        </w:rPr>
        <w:t>E,E</w:t>
      </w:r>
      <w:proofErr w:type="gramEnd"/>
      <w:r>
        <w:rPr>
          <w:rFonts w:ascii="Arial" w:hAnsi="Arial" w:cs="Arial"/>
          <w:color w:val="222222"/>
          <w:shd w:val="clear" w:color="auto" w:fill="FFFFFF"/>
        </w:rPr>
        <w:t>)-4,8,12-trimethyltrideca-1,3,7,11-tetraene (</w:t>
      </w:r>
      <w:r>
        <w:rPr>
          <w:rFonts w:ascii="Arial" w:hAnsi="Arial" w:cs="Arial"/>
          <w:b/>
          <w:bCs/>
          <w:color w:val="000000"/>
          <w:shd w:val="clear" w:color="auto" w:fill="FFFFFF"/>
        </w:rPr>
        <w:t>TMTT</w:t>
      </w:r>
      <w:r>
        <w:rPr>
          <w:rFonts w:ascii="Arial" w:hAnsi="Arial" w:cs="Arial"/>
          <w:color w:val="222222"/>
          <w:shd w:val="clear" w:color="auto" w:fill="FFFFFF"/>
        </w:rPr>
        <w:t>)</w:t>
      </w:r>
    </w:p>
    <w:p w14:paraId="37E5A025" w14:textId="77777777" w:rsidR="009D5F37" w:rsidRDefault="009D5F37">
      <w:pPr>
        <w:pStyle w:val="CommentText"/>
        <w:rPr>
          <w:rFonts w:ascii="Arial" w:hAnsi="Arial" w:cs="Arial"/>
          <w:color w:val="222222"/>
          <w:shd w:val="clear" w:color="auto" w:fill="FFFFFF"/>
        </w:rPr>
      </w:pPr>
    </w:p>
    <w:p w14:paraId="36701BB3" w14:textId="02A56DD0" w:rsidR="009D5F37" w:rsidRDefault="009D5F37">
      <w:pPr>
        <w:pStyle w:val="CommentText"/>
      </w:pPr>
      <w:r>
        <w:rPr>
          <w:rFonts w:ascii="Arial" w:hAnsi="Arial" w:cs="Arial"/>
          <w:color w:val="222222"/>
          <w:shd w:val="clear" w:color="auto" w:fill="FFFFFF"/>
        </w:rPr>
        <w:t>DONE</w:t>
      </w:r>
    </w:p>
  </w:comment>
  <w:comment w:id="155" w:author="Krissa Skogen" w:date="2021-12-16T14:54:00Z" w:initials="KS">
    <w:p w14:paraId="3E9D4224" w14:textId="4FF2E44D" w:rsidR="00B654E2" w:rsidRDefault="00B654E2">
      <w:pPr>
        <w:pStyle w:val="CommentText"/>
      </w:pPr>
      <w:r>
        <w:rPr>
          <w:rStyle w:val="CommentReference"/>
        </w:rPr>
        <w:annotationRef/>
      </w:r>
      <w:r>
        <w:rPr>
          <w:rStyle w:val="CommentReference"/>
        </w:rPr>
        <w:annotationRef/>
      </w:r>
      <w:r>
        <w:rPr>
          <w:rFonts w:ascii="Helvetica" w:hAnsi="Helvetica" w:cs="Helvetica"/>
          <w:color w:val="000000"/>
          <w:sz w:val="28"/>
          <w:szCs w:val="28"/>
        </w:rPr>
        <w:t>Table 1 should be mentioned earlier</w:t>
      </w:r>
    </w:p>
  </w:comment>
  <w:comment w:id="156" w:author="Robert" w:date="2021-12-29T09:27:00Z" w:initials="R">
    <w:p w14:paraId="7B24A6EB" w14:textId="071A8009" w:rsidR="009D5F37" w:rsidRDefault="009D5F37">
      <w:pPr>
        <w:pStyle w:val="CommentText"/>
      </w:pPr>
      <w:r>
        <w:rPr>
          <w:rStyle w:val="CommentReference"/>
        </w:rPr>
        <w:annotationRef/>
      </w:r>
      <w:r>
        <w:t>Now mentioned at the end of Introduction</w:t>
      </w:r>
    </w:p>
  </w:comment>
  <w:comment w:id="161" w:author="Krissa Skogen" w:date="2021-12-16T14:54:00Z" w:initials="KS">
    <w:p w14:paraId="1CA35849" w14:textId="18376DF4" w:rsidR="00B654E2" w:rsidRDefault="00B654E2">
      <w:pPr>
        <w:pStyle w:val="CommentText"/>
      </w:pPr>
      <w:r>
        <w:rPr>
          <w:rStyle w:val="CommentReference"/>
        </w:rPr>
        <w:annotationRef/>
      </w:r>
      <w:r>
        <w:rPr>
          <w:rStyle w:val="CommentReference"/>
        </w:rPr>
        <w:annotationRef/>
      </w:r>
      <w:r w:rsidR="006F0554" w:rsidRPr="006B6971">
        <w:rPr>
          <w:rFonts w:ascii="Helvetica" w:hAnsi="Helvetica" w:cs="Helvetica"/>
          <w:color w:val="000000"/>
          <w:sz w:val="28"/>
          <w:szCs w:val="28"/>
          <w:highlight w:val="cyan"/>
        </w:rPr>
        <w:t>Rob -</w:t>
      </w:r>
      <w:r w:rsidR="006F0554">
        <w:rPr>
          <w:rFonts w:ascii="Helvetica" w:hAnsi="Helvetica" w:cs="Helvetica"/>
          <w:color w:val="000000"/>
          <w:sz w:val="28"/>
          <w:szCs w:val="28"/>
        </w:rPr>
        <w:t xml:space="preserve"> </w:t>
      </w:r>
      <w:r>
        <w:rPr>
          <w:rFonts w:ascii="Helvetica" w:hAnsi="Helvetica" w:cs="Helvetica"/>
          <w:color w:val="000000"/>
          <w:sz w:val="28"/>
          <w:szCs w:val="28"/>
        </w:rPr>
        <w:t>related in which sense?</w:t>
      </w:r>
    </w:p>
  </w:comment>
  <w:comment w:id="162" w:author="Robert" w:date="2021-12-21T17:31:00Z" w:initials="R">
    <w:p w14:paraId="26CCFEE8" w14:textId="2AFEAB48" w:rsidR="00B60789" w:rsidRDefault="00B60789">
      <w:pPr>
        <w:pStyle w:val="CommentText"/>
      </w:pPr>
      <w:r>
        <w:rPr>
          <w:rStyle w:val="CommentReference"/>
        </w:rPr>
        <w:annotationRef/>
      </w:r>
      <w:r>
        <w:t>Structurally similar</w:t>
      </w:r>
    </w:p>
  </w:comment>
  <w:comment w:id="167" w:author="Robert" w:date="2021-12-29T09:30:00Z" w:initials="R">
    <w:p w14:paraId="25FCFA07" w14:textId="78FD459C" w:rsidR="005576D5" w:rsidRDefault="005576D5">
      <w:pPr>
        <w:pStyle w:val="CommentText"/>
      </w:pPr>
      <w:r>
        <w:rPr>
          <w:rStyle w:val="CommentReference"/>
        </w:rPr>
        <w:annotationRef/>
      </w:r>
      <w:r>
        <w:rPr>
          <w:rFonts w:ascii="Arial" w:hAnsi="Arial" w:cs="Arial"/>
          <w:color w:val="222222"/>
          <w:shd w:val="clear" w:color="auto" w:fill="FFFFFF"/>
        </w:rPr>
        <w:t xml:space="preserve">Vergara, R. C., Torres-Araneda, A., Villagra, D. A., </w:t>
      </w:r>
      <w:proofErr w:type="spellStart"/>
      <w:r>
        <w:rPr>
          <w:rFonts w:ascii="Arial" w:hAnsi="Arial" w:cs="Arial"/>
          <w:color w:val="222222"/>
          <w:shd w:val="clear" w:color="auto" w:fill="FFFFFF"/>
        </w:rPr>
        <w:t>Raguso</w:t>
      </w:r>
      <w:proofErr w:type="spellEnd"/>
      <w:r>
        <w:rPr>
          <w:rFonts w:ascii="Arial" w:hAnsi="Arial" w:cs="Arial"/>
          <w:color w:val="222222"/>
          <w:shd w:val="clear" w:color="auto" w:fill="FFFFFF"/>
        </w:rPr>
        <w:t xml:space="preserve">, R. A., Arroyo, M. T., &amp; Villagra, C. A. (2011). Are eavesdroppers multimodal? Sensory exploitation of floral signals by a non-native cockroach </w:t>
      </w:r>
      <w:proofErr w:type="spellStart"/>
      <w:r>
        <w:rPr>
          <w:rFonts w:ascii="Arial" w:hAnsi="Arial" w:cs="Arial"/>
          <w:color w:val="222222"/>
          <w:shd w:val="clear" w:color="auto" w:fill="FFFFFF"/>
        </w:rPr>
        <w:t>Blatta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orientalis</w:t>
      </w:r>
      <w:proofErr w:type="spellEnd"/>
      <w:r>
        <w:rPr>
          <w:rFonts w:ascii="Arial" w:hAnsi="Arial" w:cs="Arial"/>
          <w:color w:val="222222"/>
          <w:shd w:val="clear" w:color="auto" w:fill="FFFFFF"/>
        </w:rPr>
        <w:t>. </w:t>
      </w:r>
      <w:r>
        <w:rPr>
          <w:rFonts w:ascii="Arial" w:hAnsi="Arial" w:cs="Arial"/>
          <w:i/>
          <w:iCs/>
          <w:color w:val="222222"/>
          <w:shd w:val="clear" w:color="auto" w:fill="FFFFFF"/>
        </w:rPr>
        <w:t>Current Zoology</w:t>
      </w:r>
      <w:r>
        <w:rPr>
          <w:rFonts w:ascii="Arial" w:hAnsi="Arial" w:cs="Arial"/>
          <w:color w:val="222222"/>
          <w:shd w:val="clear" w:color="auto" w:fill="FFFFFF"/>
        </w:rPr>
        <w:t>, </w:t>
      </w:r>
      <w:r>
        <w:rPr>
          <w:rFonts w:ascii="Arial" w:hAnsi="Arial" w:cs="Arial"/>
          <w:i/>
          <w:iCs/>
          <w:color w:val="222222"/>
          <w:shd w:val="clear" w:color="auto" w:fill="FFFFFF"/>
        </w:rPr>
        <w:t>57</w:t>
      </w:r>
      <w:r>
        <w:rPr>
          <w:rFonts w:ascii="Arial" w:hAnsi="Arial" w:cs="Arial"/>
          <w:color w:val="222222"/>
          <w:shd w:val="clear" w:color="auto" w:fill="FFFFFF"/>
        </w:rPr>
        <w:t>(2), 162-174.</w:t>
      </w:r>
    </w:p>
  </w:comment>
  <w:comment w:id="173" w:author="Krissa Skogen" w:date="2021-12-16T14:54:00Z" w:initials="KS">
    <w:p w14:paraId="28B8B186" w14:textId="1A81925B" w:rsidR="00B654E2" w:rsidRDefault="00B654E2">
      <w:pPr>
        <w:pStyle w:val="CommentText"/>
      </w:pPr>
      <w:r>
        <w:rPr>
          <w:rStyle w:val="CommentReference"/>
        </w:rPr>
        <w:annotationRef/>
      </w:r>
      <w:r w:rsidR="006B6971" w:rsidRPr="006B6971">
        <w:rPr>
          <w:highlight w:val="green"/>
        </w:rPr>
        <w:t>Krissa -</w:t>
      </w:r>
      <w:r w:rsidR="006B6971">
        <w:t xml:space="preserve"> </w:t>
      </w:r>
      <w:r>
        <w:t>Correct citation formatting before submission</w:t>
      </w:r>
    </w:p>
  </w:comment>
  <w:comment w:id="171" w:author="Krissa Skogen" w:date="2021-12-16T14:54:00Z" w:initials="KS">
    <w:p w14:paraId="36DB47D8" w14:textId="7121C8C8" w:rsidR="00B654E2" w:rsidRDefault="00B654E2">
      <w:pPr>
        <w:pStyle w:val="CommentText"/>
      </w:pPr>
      <w:r>
        <w:rPr>
          <w:rStyle w:val="CommentReference"/>
        </w:rPr>
        <w:annotationRef/>
      </w:r>
      <w:r w:rsidR="003A0015" w:rsidRPr="006B6971">
        <w:rPr>
          <w:rFonts w:ascii="Helvetica" w:hAnsi="Helvetica" w:cs="Helvetica"/>
          <w:color w:val="000000"/>
          <w:sz w:val="28"/>
          <w:szCs w:val="28"/>
          <w:highlight w:val="cyan"/>
        </w:rPr>
        <w:t>Rob -</w:t>
      </w:r>
      <w:r w:rsidR="003A0015">
        <w:rPr>
          <w:rFonts w:ascii="Helvetica" w:hAnsi="Helvetica" w:cs="Helvetica"/>
          <w:color w:val="000000"/>
          <w:sz w:val="28"/>
          <w:szCs w:val="28"/>
        </w:rPr>
        <w:t xml:space="preserve"> </w:t>
      </w:r>
      <w:r>
        <w:rPr>
          <w:rFonts w:ascii="Helvetica" w:hAnsi="Helvetica" w:cs="Helvetica"/>
          <w:color w:val="000000"/>
          <w:sz w:val="28"/>
          <w:szCs w:val="28"/>
        </w:rPr>
        <w:t xml:space="preserve">methyl </w:t>
      </w:r>
      <w:proofErr w:type="spellStart"/>
      <w:r>
        <w:rPr>
          <w:rFonts w:ascii="Helvetica" w:hAnsi="Helvetica" w:cs="Helvetica"/>
          <w:color w:val="000000"/>
          <w:sz w:val="28"/>
          <w:szCs w:val="28"/>
        </w:rPr>
        <w:t>geranate</w:t>
      </w:r>
      <w:proofErr w:type="spellEnd"/>
      <w:r>
        <w:rPr>
          <w:rFonts w:ascii="Helvetica" w:hAnsi="Helvetica" w:cs="Helvetica"/>
          <w:color w:val="000000"/>
          <w:sz w:val="28"/>
          <w:szCs w:val="28"/>
        </w:rPr>
        <w:t xml:space="preserve"> is not that rare among flower scents, e.g., Knudsen et al 2006</w:t>
      </w:r>
    </w:p>
  </w:comment>
  <w:comment w:id="172" w:author="Robert" w:date="2021-12-21T17:19:00Z" w:initials="R">
    <w:p w14:paraId="4D42F82D" w14:textId="05B095B8" w:rsidR="00F00CB0" w:rsidRDefault="00F00CB0">
      <w:pPr>
        <w:pStyle w:val="CommentText"/>
      </w:pPr>
      <w:r>
        <w:rPr>
          <w:rStyle w:val="CommentReference"/>
        </w:rPr>
        <w:annotationRef/>
      </w:r>
      <w:r>
        <w:t xml:space="preserve">We did not say it was rare, we said it was better known due to its demonstrated function in the elegant study by </w:t>
      </w:r>
      <w:proofErr w:type="spellStart"/>
      <w:r>
        <w:t>Steiger’s</w:t>
      </w:r>
      <w:proofErr w:type="spellEnd"/>
      <w:r>
        <w:t xml:space="preserve"> group. Whether it is rare or not depends on context. It is rare in comparison to geraniol itself (32 angiosperm families cited in Knudsen et al 2006 vs. 9 angiosperms and one cycad for methyl </w:t>
      </w:r>
      <w:proofErr w:type="spellStart"/>
      <w:r>
        <w:t>geranate</w:t>
      </w:r>
      <w:proofErr w:type="spellEnd"/>
      <w:r>
        <w:t xml:space="preserve">). </w:t>
      </w:r>
      <w:r w:rsidR="007518E1">
        <w:t xml:space="preserve">It is </w:t>
      </w:r>
      <w:proofErr w:type="gramStart"/>
      <w:r w:rsidR="007518E1">
        <w:t>more rare</w:t>
      </w:r>
      <w:proofErr w:type="gramEnd"/>
      <w:r w:rsidR="007518E1">
        <w:t xml:space="preserve"> than geranyl acetate, another ester with a similar skeleton (15 families, more citations within them (e.g. orchids, roses). At the very least, it is not a frequently encountered compound. </w:t>
      </w:r>
    </w:p>
  </w:comment>
  <w:comment w:id="175" w:author="Krissa Skogen" w:date="2021-12-16T15:31:00Z" w:initials="KS">
    <w:p w14:paraId="0B78FAD3" w14:textId="1425E597" w:rsidR="00436958" w:rsidRPr="00436958" w:rsidRDefault="00436958" w:rsidP="00436958">
      <w:pPr>
        <w:rPr>
          <w:rFonts w:ascii="Times New Roman" w:eastAsia="Times New Roman" w:hAnsi="Times New Roman" w:cs="Times New Roman"/>
          <w:color w:val="000000"/>
        </w:rPr>
      </w:pPr>
      <w:r>
        <w:rPr>
          <w:rStyle w:val="CommentReference"/>
        </w:rPr>
        <w:annotationRef/>
      </w:r>
      <w:r w:rsidR="006B6971" w:rsidRPr="006B6971">
        <w:rPr>
          <w:rFonts w:ascii="Helvetica" w:hAnsi="Helvetica" w:cs="Helvetica"/>
          <w:color w:val="000000"/>
          <w:sz w:val="28"/>
          <w:szCs w:val="28"/>
          <w:highlight w:val="cyan"/>
        </w:rPr>
        <w:t>Rob -</w:t>
      </w:r>
      <w:r w:rsidR="006B6971">
        <w:rPr>
          <w:rFonts w:ascii="Helvetica" w:hAnsi="Helvetica" w:cs="Helvetica"/>
          <w:color w:val="000000"/>
          <w:sz w:val="28"/>
          <w:szCs w:val="28"/>
        </w:rPr>
        <w:t xml:space="preserve"> </w:t>
      </w:r>
      <w:r w:rsidRPr="005020BB">
        <w:rPr>
          <w:rFonts w:ascii="Times New Roman" w:eastAsia="Times New Roman" w:hAnsi="Times New Roman" w:cs="Times New Roman"/>
          <w:color w:val="000000"/>
        </w:rPr>
        <w:t>Please include the full name of TMTT the first time it is mentioned in the text.</w:t>
      </w:r>
    </w:p>
  </w:comment>
  <w:comment w:id="176" w:author="Robert" w:date="2021-12-21T17:32:00Z" w:initials="R">
    <w:p w14:paraId="6F309DC2" w14:textId="0F996A9F" w:rsidR="00B60789" w:rsidRDefault="00B60789">
      <w:pPr>
        <w:pStyle w:val="CommentText"/>
      </w:pPr>
      <w:r>
        <w:rPr>
          <w:rStyle w:val="CommentReference"/>
        </w:rPr>
        <w:annotationRef/>
      </w:r>
      <w:r>
        <w:t>Line 124 now</w:t>
      </w:r>
    </w:p>
  </w:comment>
  <w:comment w:id="177" w:author="Krissa Skogen" w:date="2021-12-16T14:54:00Z" w:initials="KS">
    <w:p w14:paraId="1239012E" w14:textId="7895EEBE" w:rsidR="00B654E2" w:rsidRDefault="00B654E2">
      <w:pPr>
        <w:pStyle w:val="CommentText"/>
      </w:pPr>
      <w:r>
        <w:rPr>
          <w:rStyle w:val="CommentReference"/>
        </w:rPr>
        <w:annotationRef/>
      </w:r>
      <w:r w:rsidR="006B6971" w:rsidRPr="006B6971">
        <w:rPr>
          <w:rFonts w:ascii="Helvetica" w:hAnsi="Helvetica" w:cs="Helvetica"/>
          <w:color w:val="000000"/>
          <w:sz w:val="28"/>
          <w:szCs w:val="28"/>
          <w:highlight w:val="yellow"/>
        </w:rPr>
        <w:t>Tania-</w:t>
      </w:r>
      <w:r w:rsidR="006B6971">
        <w:rPr>
          <w:rFonts w:ascii="Helvetica" w:hAnsi="Helvetica" w:cs="Helvetica"/>
          <w:color w:val="000000"/>
          <w:sz w:val="28"/>
          <w:szCs w:val="28"/>
        </w:rPr>
        <w:t xml:space="preserve"> </w:t>
      </w:r>
      <w:r>
        <w:rPr>
          <w:rFonts w:ascii="Helvetica" w:hAnsi="Helvetica" w:cs="Helvetica"/>
          <w:color w:val="000000"/>
          <w:sz w:val="28"/>
          <w:szCs w:val="28"/>
        </w:rPr>
        <w:t>not appropriate in the present sentence, as the ANOSIM analyses were calculated separately for scent and morphology</w:t>
      </w:r>
      <w:r w:rsidR="00FF579E">
        <w:rPr>
          <w:rFonts w:ascii="Helvetica" w:hAnsi="Helvetica" w:cs="Helvetica"/>
          <w:color w:val="000000"/>
          <w:sz w:val="28"/>
          <w:szCs w:val="28"/>
        </w:rPr>
        <w:t xml:space="preserve">. </w:t>
      </w:r>
    </w:p>
  </w:comment>
  <w:comment w:id="178" w:author="Jogesh, Tania (ADM)" w:date="2022-01-06T15:37:00Z" w:initials="JT(">
    <w:p w14:paraId="298372DF" w14:textId="6A005AFD" w:rsidR="00FF579E" w:rsidRDefault="00FF579E">
      <w:pPr>
        <w:pStyle w:val="CommentText"/>
      </w:pPr>
      <w:r>
        <w:rPr>
          <w:rStyle w:val="CommentReference"/>
        </w:rPr>
        <w:annotationRef/>
      </w:r>
      <w:r>
        <w:t>We can omit this bit. I agree it sounds confusing. I think we are trying to say that populations differentiate more strongly in scent R=0.4 compared to morphology R =0.1</w:t>
      </w:r>
    </w:p>
  </w:comment>
  <w:comment w:id="184" w:author="Krissa Skogen" w:date="2021-12-16T14:55:00Z" w:initials="KS">
    <w:p w14:paraId="77F685C5" w14:textId="35CF8FB1" w:rsidR="00B654E2" w:rsidRDefault="00B654E2" w:rsidP="00B654E2">
      <w:pPr>
        <w:pStyle w:val="CommentText"/>
      </w:pPr>
      <w:r>
        <w:rPr>
          <w:rStyle w:val="CommentReference"/>
        </w:rPr>
        <w:annotationRef/>
      </w:r>
      <w:r w:rsidR="006B6971" w:rsidRPr="006B6971">
        <w:rPr>
          <w:rFonts w:ascii="Helvetica" w:hAnsi="Helvetica" w:cs="Helvetica"/>
          <w:color w:val="000000"/>
          <w:sz w:val="28"/>
          <w:szCs w:val="28"/>
          <w:highlight w:val="cyan"/>
        </w:rPr>
        <w:t xml:space="preserve">Rob </w:t>
      </w:r>
      <w:r w:rsidR="006075AD">
        <w:rPr>
          <w:rFonts w:ascii="Helvetica" w:hAnsi="Helvetica" w:cs="Helvetica"/>
          <w:color w:val="000000"/>
          <w:sz w:val="28"/>
          <w:szCs w:val="28"/>
        </w:rPr>
        <w:t>/</w:t>
      </w:r>
      <w:r w:rsidR="006075AD" w:rsidRPr="006075AD">
        <w:rPr>
          <w:rFonts w:ascii="Helvetica" w:hAnsi="Helvetica" w:cs="Helvetica"/>
          <w:color w:val="000000"/>
          <w:sz w:val="28"/>
          <w:szCs w:val="28"/>
          <w:highlight w:val="yellow"/>
        </w:rPr>
        <w:t xml:space="preserve"> </w:t>
      </w:r>
      <w:r w:rsidR="006075AD" w:rsidRPr="006B6971">
        <w:rPr>
          <w:rFonts w:ascii="Helvetica" w:hAnsi="Helvetica" w:cs="Helvetica"/>
          <w:color w:val="000000"/>
          <w:sz w:val="28"/>
          <w:szCs w:val="28"/>
          <w:highlight w:val="yellow"/>
        </w:rPr>
        <w:t>Tania-</w:t>
      </w:r>
      <w:r w:rsidR="006075AD">
        <w:rPr>
          <w:rFonts w:ascii="Helvetica" w:hAnsi="Helvetica" w:cs="Helvetica"/>
          <w:color w:val="000000"/>
          <w:sz w:val="28"/>
          <w:szCs w:val="28"/>
        </w:rPr>
        <w:t xml:space="preserve"> </w:t>
      </w:r>
      <w:r>
        <w:rPr>
          <w:rFonts w:ascii="Helvetica" w:hAnsi="Helvetica" w:cs="Helvetica"/>
          <w:color w:val="000000"/>
          <w:sz w:val="28"/>
          <w:szCs w:val="28"/>
        </w:rPr>
        <w:t xml:space="preserve">I suggest </w:t>
      </w:r>
      <w:proofErr w:type="gramStart"/>
      <w:r>
        <w:rPr>
          <w:rFonts w:ascii="Helvetica" w:hAnsi="Helvetica" w:cs="Helvetica"/>
          <w:color w:val="000000"/>
          <w:sz w:val="28"/>
          <w:szCs w:val="28"/>
        </w:rPr>
        <w:t>to use</w:t>
      </w:r>
      <w:proofErr w:type="gramEnd"/>
      <w:r>
        <w:rPr>
          <w:rFonts w:ascii="Helvetica" w:hAnsi="Helvetica" w:cs="Helvetica"/>
          <w:color w:val="000000"/>
          <w:sz w:val="28"/>
          <w:szCs w:val="28"/>
        </w:rPr>
        <w:t xml:space="preserve"> the same compound names as in Table 2; it is very interesting. and might be worth to discuss, that one aldoxime isomer behaves very different than the others</w:t>
      </w:r>
    </w:p>
    <w:p w14:paraId="78963558" w14:textId="4776D738" w:rsidR="00B654E2" w:rsidRDefault="00B654E2">
      <w:pPr>
        <w:pStyle w:val="CommentText"/>
      </w:pPr>
    </w:p>
  </w:comment>
  <w:comment w:id="185" w:author="Robert" w:date="2021-12-21T17:33:00Z" w:initials="R">
    <w:p w14:paraId="23E60C50" w14:textId="333EBEC6" w:rsidR="00B60789" w:rsidRDefault="00B60789">
      <w:pPr>
        <w:pStyle w:val="CommentText"/>
      </w:pPr>
      <w:r>
        <w:rPr>
          <w:rStyle w:val="CommentReference"/>
        </w:rPr>
        <w:annotationRef/>
      </w:r>
      <w:r>
        <w:rPr>
          <w:rStyle w:val="CommentReference"/>
        </w:rPr>
        <w:t xml:space="preserve">This is for Tania as well – we can re-do the Figure using the same chemical names as listed in the table. </w:t>
      </w:r>
    </w:p>
  </w:comment>
  <w:comment w:id="186" w:author="Jogesh, Tania (ADM)" w:date="2022-01-06T15:45:00Z" w:initials="JT(">
    <w:p w14:paraId="1C739498" w14:textId="3DF980C0" w:rsidR="001E77AB" w:rsidRDefault="001E77AB">
      <w:pPr>
        <w:pStyle w:val="CommentText"/>
      </w:pPr>
      <w:r>
        <w:rPr>
          <w:rStyle w:val="CommentReference"/>
        </w:rPr>
        <w:annotationRef/>
      </w:r>
      <w:proofErr w:type="spellStart"/>
      <w:r>
        <w:t>Krissa</w:t>
      </w:r>
      <w:proofErr w:type="spellEnd"/>
      <w:r>
        <w:t xml:space="preserve">, would be easiest to change in Illustrator since the names have had some editing done from the R output already, otherwise we’d need to reformat the whole thing. </w:t>
      </w:r>
    </w:p>
  </w:comment>
  <w:comment w:id="191" w:author="Krissa Skogen" w:date="2021-12-16T14:55:00Z" w:initials="KS">
    <w:p w14:paraId="101DC383" w14:textId="6175DF75" w:rsidR="00B654E2" w:rsidRDefault="00B654E2">
      <w:pPr>
        <w:pStyle w:val="CommentText"/>
      </w:pPr>
      <w:r>
        <w:rPr>
          <w:rStyle w:val="CommentReference"/>
        </w:rPr>
        <w:annotationRef/>
      </w:r>
      <w:r>
        <w:rPr>
          <w:rFonts w:ascii="Helvetica" w:hAnsi="Helvetica" w:cs="Helvetica"/>
          <w:color w:val="000000"/>
          <w:sz w:val="28"/>
          <w:szCs w:val="28"/>
        </w:rPr>
        <w:t xml:space="preserve">this is </w:t>
      </w:r>
      <w:proofErr w:type="spellStart"/>
      <w:r>
        <w:rPr>
          <w:rFonts w:ascii="Helvetica" w:hAnsi="Helvetica" w:cs="Helvetica"/>
          <w:color w:val="000000"/>
          <w:sz w:val="28"/>
          <w:szCs w:val="28"/>
        </w:rPr>
        <w:t>reassonable</w:t>
      </w:r>
      <w:proofErr w:type="spellEnd"/>
      <w:r>
        <w:rPr>
          <w:rFonts w:ascii="Helvetica" w:hAnsi="Helvetica" w:cs="Helvetica"/>
          <w:color w:val="000000"/>
          <w:sz w:val="28"/>
          <w:szCs w:val="28"/>
        </w:rPr>
        <w:t>; however, it would at least be interesting to discuss why other compounds, especially E-beta-ocimene, were not that variable</w:t>
      </w:r>
    </w:p>
  </w:comment>
  <w:comment w:id="188" w:author="Krissa Skogen" w:date="2021-12-16T15:21:00Z" w:initials="KS">
    <w:p w14:paraId="2D582BEE" w14:textId="0F350288" w:rsidR="00687A53" w:rsidRPr="005020BB"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I agree that it is fine and interesting to focus the remaining part of the analyses (mainly) on (R)</w:t>
      </w:r>
      <w:proofErr w:type="gramStart"/>
      <w:r w:rsidRPr="005020BB">
        <w:rPr>
          <w:rFonts w:ascii="Times New Roman" w:eastAsia="Times New Roman" w:hAnsi="Times New Roman" w:cs="Times New Roman"/>
          <w:color w:val="000000"/>
        </w:rPr>
        <w:t>-(</w:t>
      </w:r>
      <w:proofErr w:type="gramEnd"/>
      <w:r w:rsidRPr="005020BB">
        <w:rPr>
          <w:rFonts w:ascii="Times New Roman" w:eastAsia="Times New Roman" w:hAnsi="Times New Roman" w:cs="Times New Roman"/>
          <w:color w:val="000000"/>
        </w:rPr>
        <w:t>−)-Linalool particularly because linalool is either (almost) absent or dominantly present. However, linalool is far from the only important compound explaining population differentiation and unlikely the only biologically relevant compound. Thus, for a better understanding of the entire floral trait variation and its implications, it would be essential to at least briefly mention and discuss (really nothing very long and as detailed as for linalool!) the other traits that seem to be almost as important for population distinction. According to Figure 2, this is at least jasmine lactone and beta-myrcene. In addition, I think it would be interesting to note that, when just focusing on floral morphology traits, herkogamy seems to be less important for population differentiation than the other traits, maybe as it has important implications for precise pollen</w:t>
      </w:r>
      <w:r>
        <w:rPr>
          <w:rFonts w:ascii="Times New Roman" w:eastAsia="Times New Roman" w:hAnsi="Times New Roman" w:cs="Times New Roman"/>
          <w:color w:val="000000"/>
        </w:rPr>
        <w:t xml:space="preserve"> </w:t>
      </w:r>
      <w:r w:rsidRPr="005020BB">
        <w:rPr>
          <w:rFonts w:ascii="Times New Roman" w:eastAsia="Times New Roman" w:hAnsi="Times New Roman" w:cs="Times New Roman"/>
          <w:color w:val="000000"/>
        </w:rPr>
        <w:t>deposition.</w:t>
      </w:r>
    </w:p>
    <w:p w14:paraId="2A9A05A1" w14:textId="77777777" w:rsidR="00687A53" w:rsidRPr="005020BB" w:rsidRDefault="00687A53" w:rsidP="00687A53">
      <w:pPr>
        <w:rPr>
          <w:rFonts w:ascii="Times New Roman" w:eastAsia="Times New Roman" w:hAnsi="Times New Roman" w:cs="Times New Roman"/>
          <w:color w:val="000000"/>
        </w:rPr>
      </w:pPr>
    </w:p>
    <w:p w14:paraId="71D6C5DB" w14:textId="77777777" w:rsidR="00687A53" w:rsidRPr="005020BB" w:rsidRDefault="00687A53" w:rsidP="00687A53">
      <w:pPr>
        <w:rPr>
          <w:rFonts w:ascii="Times New Roman" w:eastAsia="Times New Roman" w:hAnsi="Times New Roman" w:cs="Times New Roman"/>
          <w:color w:val="000000"/>
        </w:rPr>
      </w:pPr>
      <w:r w:rsidRPr="005020BB">
        <w:rPr>
          <w:rFonts w:ascii="Times New Roman" w:eastAsia="Times New Roman" w:hAnsi="Times New Roman" w:cs="Times New Roman"/>
          <w:color w:val="000000"/>
        </w:rPr>
        <w:t xml:space="preserve">Following, I list several comments regarding the distinction into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plants/populations. I am </w:t>
      </w:r>
      <w:proofErr w:type="gramStart"/>
      <w:r w:rsidRPr="005020BB">
        <w:rPr>
          <w:rFonts w:ascii="Times New Roman" w:eastAsia="Times New Roman" w:hAnsi="Times New Roman" w:cs="Times New Roman"/>
          <w:color w:val="000000"/>
        </w:rPr>
        <w:t>actually not</w:t>
      </w:r>
      <w:proofErr w:type="gramEnd"/>
      <w:r w:rsidRPr="005020BB">
        <w:rPr>
          <w:rFonts w:ascii="Times New Roman" w:eastAsia="Times New Roman" w:hAnsi="Times New Roman" w:cs="Times New Roman"/>
          <w:color w:val="000000"/>
        </w:rPr>
        <w:t xml:space="preserve"> sure whether the problem is that you do not describe detailed enough how the distinction was done so that I might have understood it wrongly or whether I do not fully agree with how the distinction was done. A clear and detailed description of how you did the distinction into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the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-plants/populations and why you used this way to distinguish between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plants/populations will be very helpful for an easier understanding of your study.</w:t>
      </w:r>
    </w:p>
    <w:p w14:paraId="738B7B23" w14:textId="577150A1" w:rsidR="00687A53" w:rsidRDefault="00687A53">
      <w:pPr>
        <w:pStyle w:val="CommentText"/>
      </w:pPr>
    </w:p>
  </w:comment>
  <w:comment w:id="189" w:author="Robert" w:date="2021-12-21T17:35:00Z" w:initials="R">
    <w:p w14:paraId="7AE4180D" w14:textId="2E2272CF" w:rsidR="001F2BFD" w:rsidRDefault="001F2BFD">
      <w:pPr>
        <w:pStyle w:val="CommentText"/>
      </w:pPr>
      <w:r>
        <w:rPr>
          <w:rStyle w:val="CommentReference"/>
        </w:rPr>
        <w:annotationRef/>
      </w:r>
      <w:r>
        <w:t xml:space="preserve">Unfortunately, making that distinction in the Methods section, after already having read the Results and Discussion, would not help the reader. </w:t>
      </w:r>
    </w:p>
  </w:comment>
  <w:comment w:id="193" w:author="Robert" w:date="2021-12-21T17:36:00Z" w:initials="R">
    <w:p w14:paraId="357C3C82" w14:textId="457B0AF8" w:rsidR="001F2BFD" w:rsidRDefault="001F2BFD">
      <w:pPr>
        <w:pStyle w:val="CommentText"/>
      </w:pPr>
      <w:r>
        <w:rPr>
          <w:rStyle w:val="CommentReference"/>
        </w:rPr>
        <w:annotationRef/>
      </w:r>
      <w:proofErr w:type="gramStart"/>
      <w:r>
        <w:t>So</w:t>
      </w:r>
      <w:proofErr w:type="gramEnd"/>
      <w:r>
        <w:t xml:space="preserve"> are we deleting this sentence now? </w:t>
      </w:r>
    </w:p>
  </w:comment>
  <w:comment w:id="194" w:author="Krissa Skogen" w:date="2021-12-16T14:56:00Z" w:initials="KS">
    <w:p w14:paraId="63695641" w14:textId="7082B75B" w:rsidR="00B654E2" w:rsidRDefault="00B654E2">
      <w:pPr>
        <w:pStyle w:val="CommentText"/>
      </w:pPr>
      <w:r>
        <w:rPr>
          <w:rStyle w:val="CommentReference"/>
        </w:rPr>
        <w:annotationRef/>
      </w: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Pr>
          <w:rFonts w:ascii="Helvetica" w:hAnsi="Helvetica" w:cs="Helvetica"/>
          <w:color w:val="000000"/>
          <w:sz w:val="28"/>
          <w:szCs w:val="28"/>
        </w:rPr>
        <w:t>needs statistical support</w:t>
      </w:r>
    </w:p>
  </w:comment>
  <w:comment w:id="195" w:author="Jogesh, Tania (ADM)" w:date="2022-01-06T15:35:00Z" w:initials="JT(">
    <w:p w14:paraId="51CCB38E" w14:textId="48B3D184" w:rsidR="00FF579E" w:rsidRDefault="00FF579E">
      <w:pPr>
        <w:pStyle w:val="CommentText"/>
      </w:pPr>
      <w:r>
        <w:rPr>
          <w:rStyle w:val="CommentReference"/>
        </w:rPr>
        <w:annotationRef/>
      </w:r>
      <w:r>
        <w:t xml:space="preserve">Can we remove this sentence? I’m not entirely sure what it means. The populations are differentiated in morphology (see </w:t>
      </w:r>
      <w:proofErr w:type="spellStart"/>
      <w:r>
        <w:t>anosim</w:t>
      </w:r>
      <w:proofErr w:type="spellEnd"/>
      <w:r>
        <w:t xml:space="preserve"> results above)</w:t>
      </w:r>
    </w:p>
  </w:comment>
  <w:comment w:id="196" w:author="Krissa Skogen" w:date="2021-12-16T15:21:00Z" w:initials="KS">
    <w:p w14:paraId="779C60DF" w14:textId="455FEC89" w:rsidR="00687A53" w:rsidRPr="00687A53"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Here, you write that linalool is either completely/almost absent in individuals or it accounts for a very high proportion of the total scent emission. Thus, I understand you have 2 distinct linalool morphs. Or do you discriminate among 3 linalool morphs, i.e. (1) no linalool emitted, (2) low linalool concentrations emitted, and (3) high linalool concentrations emitted? Please describe it in more detail.</w:t>
      </w:r>
    </w:p>
  </w:comment>
  <w:comment w:id="197" w:author="Krissa Skogen" w:date="2021-12-16T15:31:00Z" w:initials="KS">
    <w:p w14:paraId="535DEFF6" w14:textId="61A3AD8D" w:rsidR="00436958" w:rsidRPr="00436958" w:rsidRDefault="00436958" w:rsidP="00436958">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 xml:space="preserve">Do you mean Table S1 and Table S2? But </w:t>
      </w:r>
      <w:proofErr w:type="gramStart"/>
      <w:r w:rsidRPr="005020BB">
        <w:rPr>
          <w:rFonts w:ascii="Times New Roman" w:eastAsia="Times New Roman" w:hAnsi="Times New Roman" w:cs="Times New Roman"/>
          <w:color w:val="000000"/>
        </w:rPr>
        <w:t>anyway</w:t>
      </w:r>
      <w:proofErr w:type="gramEnd"/>
      <w:r w:rsidRPr="005020BB">
        <w:rPr>
          <w:rFonts w:ascii="Times New Roman" w:eastAsia="Times New Roman" w:hAnsi="Times New Roman" w:cs="Times New Roman"/>
          <w:color w:val="000000"/>
        </w:rPr>
        <w:t xml:space="preserve"> none of the tables shows that linalool emission constitutes up to 95% of the total scent emission, probably because the tables show mean emission and not the values for every individual separately. Please specify.</w:t>
      </w:r>
    </w:p>
  </w:comment>
  <w:comment w:id="200" w:author="Krissa Skogen" w:date="2021-12-16T14:57:00Z" w:initials="KS">
    <w:p w14:paraId="100FBB3C" w14:textId="77777777" w:rsidR="00B654E2" w:rsidRDefault="00B654E2" w:rsidP="00B654E2">
      <w:pPr>
        <w:pStyle w:val="CommentText"/>
      </w:pPr>
      <w:r>
        <w:rPr>
          <w:rStyle w:val="CommentReference"/>
        </w:rPr>
        <w:annotationRef/>
      </w:r>
      <w:r>
        <w:rPr>
          <w:rStyle w:val="CommentReference"/>
        </w:rPr>
        <w:annotationRef/>
      </w:r>
      <w:r>
        <w:rPr>
          <w:rFonts w:ascii="Helvetica" w:hAnsi="Helvetica" w:cs="Helvetica"/>
          <w:color w:val="000000"/>
          <w:sz w:val="19"/>
          <w:szCs w:val="19"/>
        </w:rPr>
        <w:t>see comment on classification at Table 1</w:t>
      </w:r>
    </w:p>
    <w:p w14:paraId="07B1AF1E" w14:textId="468EAE0F" w:rsidR="00B654E2" w:rsidRDefault="00B654E2">
      <w:pPr>
        <w:pStyle w:val="CommentText"/>
      </w:pPr>
    </w:p>
  </w:comment>
  <w:comment w:id="198" w:author="Krissa Skogen" w:date="2021-12-16T15:21:00Z" w:initials="KS">
    <w:p w14:paraId="4C683835" w14:textId="323DB578" w:rsidR="00687A53" w:rsidRPr="00687A53" w:rsidRDefault="00687A53" w:rsidP="00687A53">
      <w:pPr>
        <w:rPr>
          <w:rFonts w:ascii="Times New Roman" w:eastAsia="Times New Roman" w:hAnsi="Times New Roman" w:cs="Times New Roman"/>
          <w:color w:val="000000"/>
        </w:rPr>
      </w:pPr>
      <w:r>
        <w:rPr>
          <w:rStyle w:val="CommentReference"/>
        </w:rPr>
        <w:annotationRef/>
      </w:r>
      <w:r w:rsidR="005E2863" w:rsidRPr="00634D8F">
        <w:rPr>
          <w:rFonts w:ascii="Helvetica" w:hAnsi="Helvetica" w:cs="Helvetica"/>
          <w:color w:val="000000"/>
          <w:sz w:val="28"/>
          <w:szCs w:val="28"/>
          <w:highlight w:val="yellow"/>
        </w:rPr>
        <w:t>Tania -</w:t>
      </w:r>
      <w:r w:rsidR="005E2863">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As I mentioned above in my major concerns, it is not </w:t>
      </w:r>
      <w:proofErr w:type="gramStart"/>
      <w:r w:rsidRPr="005020BB">
        <w:rPr>
          <w:rFonts w:ascii="Times New Roman" w:eastAsia="Times New Roman" w:hAnsi="Times New Roman" w:cs="Times New Roman"/>
          <w:color w:val="000000"/>
        </w:rPr>
        <w:t>really clear</w:t>
      </w:r>
      <w:proofErr w:type="gramEnd"/>
      <w:r w:rsidRPr="005020BB">
        <w:rPr>
          <w:rFonts w:ascii="Times New Roman" w:eastAsia="Times New Roman" w:hAnsi="Times New Roman" w:cs="Times New Roman"/>
          <w:color w:val="000000"/>
        </w:rPr>
        <w:t xml:space="preserve"> to me how you defined what is a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and what is a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especially because there are no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since all populations contain at least some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Please describe this here. In addition, the grouping in Table 1 (column "Chemotype") does not match the average percentage of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as it is given here in the text and in the column "Proportion emitting linalool" of Table 1. At least, I do not understand how the mean proportion of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per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can be 86% when this percentage varies between 89.8% and 100% for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according to Table 1 and how the mean proportion of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per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can be 22% when this percentage varies between 10.0% and 76.9% for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and is lower than 22% in only 3 out of 9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populations according to Table 1. Please elaborate.</w:t>
      </w:r>
    </w:p>
  </w:comment>
  <w:comment w:id="199" w:author="Jogesh, Tania (ADM)" w:date="2022-01-06T15:54:00Z" w:initials="JT(">
    <w:p w14:paraId="6EFE2596" w14:textId="34877602" w:rsidR="009711C9" w:rsidRDefault="009711C9">
      <w:pPr>
        <w:pStyle w:val="CommentText"/>
      </w:pPr>
      <w:r>
        <w:rPr>
          <w:rStyle w:val="CommentReference"/>
        </w:rPr>
        <w:annotationRef/>
      </w:r>
      <w:r>
        <w:t>Median emission rate &gt;0.1</w:t>
      </w:r>
      <w:r w:rsidR="007E29FC">
        <w:t xml:space="preserve"> is </w:t>
      </w:r>
      <w:proofErr w:type="spellStart"/>
      <w:r w:rsidR="007E29FC">
        <w:t>lin</w:t>
      </w:r>
      <w:proofErr w:type="spellEnd"/>
      <w:r w:rsidR="007E29FC">
        <w:t xml:space="preserve"> + which </w:t>
      </w:r>
      <w:proofErr w:type="gramStart"/>
      <w:r w:rsidR="007E29FC">
        <w:t>takes into account</w:t>
      </w:r>
      <w:proofErr w:type="gramEnd"/>
      <w:r w:rsidR="007E29FC">
        <w:t xml:space="preserve"> that most produce zero</w:t>
      </w:r>
    </w:p>
  </w:comment>
  <w:comment w:id="201" w:author="Krissa Skogen" w:date="2021-12-16T14:57:00Z" w:initials="KS">
    <w:p w14:paraId="664E852D" w14:textId="7C7931E7" w:rsidR="00B654E2" w:rsidRDefault="00B654E2">
      <w:pPr>
        <w:pStyle w:val="CommentText"/>
      </w:pPr>
      <w:r>
        <w:rPr>
          <w:rStyle w:val="CommentReference"/>
        </w:rPr>
        <w:annotationRef/>
      </w: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Pr>
          <w:rFonts w:ascii="Helvetica" w:hAnsi="Helvetica" w:cs="Helvetica"/>
          <w:color w:val="000000"/>
          <w:sz w:val="28"/>
          <w:szCs w:val="28"/>
        </w:rPr>
        <w:t>statistical support is needed</w:t>
      </w:r>
    </w:p>
  </w:comment>
  <w:comment w:id="202" w:author="Jogesh, Tania (ADM)" w:date="2022-01-07T11:55:00Z" w:initials="JT(">
    <w:p w14:paraId="7D0A9EF9" w14:textId="0574581C" w:rsidR="009043F7" w:rsidRDefault="009043F7">
      <w:pPr>
        <w:pStyle w:val="CommentText"/>
      </w:pPr>
      <w:r>
        <w:rPr>
          <w:rStyle w:val="CommentReference"/>
        </w:rPr>
        <w:annotationRef/>
      </w:r>
      <w:r>
        <w:t>added</w:t>
      </w:r>
    </w:p>
  </w:comment>
  <w:comment w:id="203" w:author="Krissa Skogen" w:date="2021-12-16T15:22:00Z" w:initials="KS">
    <w:p w14:paraId="02585803" w14:textId="43A88DEA" w:rsidR="00687A53" w:rsidRPr="00687A53" w:rsidRDefault="00687A53" w:rsidP="00687A53">
      <w:pPr>
        <w:rPr>
          <w:rFonts w:ascii="Times New Roman" w:eastAsia="Times New Roman" w:hAnsi="Times New Roman" w:cs="Times New Roman"/>
          <w:color w:val="000000"/>
        </w:rPr>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sidRPr="005020BB">
        <w:rPr>
          <w:rFonts w:ascii="Times New Roman" w:eastAsia="Times New Roman" w:hAnsi="Times New Roman" w:cs="Times New Roman"/>
          <w:color w:val="000000"/>
        </w:rPr>
        <w:t>Is linalool included or excluded in this analysis? If linalool is included, it would very be surprising, if you did not find any difference. In my opinion, an interesting question would be whether populations differed in floral scent also independent of linalool? Please elaborate on this. It would probably make sense to conduct these analyses with and without linalool.</w:t>
      </w:r>
    </w:p>
  </w:comment>
  <w:comment w:id="204" w:author="Jogesh, Tania (ADM)" w:date="2022-01-07T11:56:00Z" w:initials="JT(">
    <w:p w14:paraId="69C04436" w14:textId="6E8A7B5D" w:rsidR="009043F7" w:rsidRDefault="009043F7">
      <w:pPr>
        <w:pStyle w:val="CommentText"/>
      </w:pPr>
      <w:r>
        <w:rPr>
          <w:rStyle w:val="CommentReference"/>
        </w:rPr>
        <w:annotationRef/>
      </w:r>
      <w:r>
        <w:t>Yes, total emissions still different if you don’t include linalool. Not sure what this tells us exactly</w:t>
      </w:r>
      <w:r w:rsidR="00490982">
        <w:t xml:space="preserve">. I’m not sure we need the stats added in here. </w:t>
      </w:r>
      <w:r w:rsidR="00490982" w:rsidRPr="00490982">
        <w:drawing>
          <wp:inline distT="0" distB="0" distL="0" distR="0" wp14:anchorId="5F2500EC" wp14:editId="0744CD20">
            <wp:extent cx="5943600" cy="1647190"/>
            <wp:effectExtent l="0" t="0" r="0" b="381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
                    <a:stretch>
                      <a:fillRect/>
                    </a:stretch>
                  </pic:blipFill>
                  <pic:spPr>
                    <a:xfrm>
                      <a:off x="0" y="0"/>
                      <a:ext cx="5943600" cy="1647190"/>
                    </a:xfrm>
                    <a:prstGeom prst="rect">
                      <a:avLst/>
                    </a:prstGeom>
                  </pic:spPr>
                </pic:pic>
              </a:graphicData>
            </a:graphic>
          </wp:inline>
        </w:drawing>
      </w:r>
      <w:r w:rsidR="00490982">
        <w:t xml:space="preserve"> </w:t>
      </w:r>
    </w:p>
  </w:comment>
  <w:comment w:id="224" w:author="Krissa Skogen" w:date="2021-12-16T14:57:00Z" w:initials="KS">
    <w:p w14:paraId="5AB94293" w14:textId="4FB5CDFA" w:rsidR="00B654E2" w:rsidRDefault="00B654E2">
      <w:pPr>
        <w:pStyle w:val="CommentText"/>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Pr>
          <w:rFonts w:ascii="Helvetica" w:hAnsi="Helvetica" w:cs="Helvetica"/>
          <w:color w:val="000000"/>
          <w:sz w:val="28"/>
          <w:szCs w:val="28"/>
        </w:rPr>
        <w:t>in my opinion, it would be enough to present the detailed statistical outcomes just once</w:t>
      </w:r>
      <w:proofErr w:type="gramStart"/>
      <w:r>
        <w:rPr>
          <w:rFonts w:ascii="Helvetica" w:hAnsi="Helvetica" w:cs="Helvetica"/>
          <w:color w:val="000000"/>
          <w:sz w:val="28"/>
          <w:szCs w:val="28"/>
        </w:rPr>
        <w:t>....either</w:t>
      </w:r>
      <w:proofErr w:type="gramEnd"/>
      <w:r>
        <w:rPr>
          <w:rFonts w:ascii="Helvetica" w:hAnsi="Helvetica" w:cs="Helvetica"/>
          <w:color w:val="000000"/>
          <w:sz w:val="28"/>
          <w:szCs w:val="28"/>
        </w:rPr>
        <w:t xml:space="preserve"> in the text or in the legend</w:t>
      </w:r>
    </w:p>
  </w:comment>
  <w:comment w:id="225" w:author="Jogesh, Tania (ADM)" w:date="2022-01-07T12:00:00Z" w:initials="JT(">
    <w:p w14:paraId="1D584CFB" w14:textId="446C7629" w:rsidR="00490982" w:rsidRDefault="00490982">
      <w:pPr>
        <w:pStyle w:val="CommentText"/>
      </w:pPr>
      <w:r>
        <w:rPr>
          <w:rStyle w:val="CommentReference"/>
        </w:rPr>
        <w:annotationRef/>
      </w:r>
      <w:r>
        <w:t>Can remove it from here and leave in legend</w:t>
      </w:r>
    </w:p>
  </w:comment>
  <w:comment w:id="226" w:author="Krissa Skogen" w:date="2021-12-16T14:57:00Z" w:initials="KS">
    <w:p w14:paraId="4D4F17A8" w14:textId="31C1C1CB" w:rsidR="00B654E2" w:rsidRDefault="00B654E2">
      <w:pPr>
        <w:pStyle w:val="CommentText"/>
      </w:pPr>
      <w:r>
        <w:rPr>
          <w:rStyle w:val="CommentReference"/>
        </w:rPr>
        <w:annotationRef/>
      </w:r>
      <w:r>
        <w:rPr>
          <w:rFonts w:ascii="Helvetica" w:hAnsi="Helvetica" w:cs="Helvetica"/>
          <w:color w:val="000000"/>
          <w:sz w:val="28"/>
          <w:szCs w:val="28"/>
        </w:rPr>
        <w:t>in all these populations, most of the plants released linalool! see comment on classification also elsewhere</w:t>
      </w:r>
    </w:p>
  </w:comment>
  <w:comment w:id="227" w:author="Krissa Skogen" w:date="2021-12-16T15:22:00Z" w:initials="KS">
    <w:p w14:paraId="6B3D7BE4" w14:textId="2F2AC6BD" w:rsidR="00687A53" w:rsidRPr="00687A53" w:rsidRDefault="00687A53" w:rsidP="00687A53">
      <w:pPr>
        <w:rPr>
          <w:rFonts w:ascii="Times New Roman" w:eastAsia="Times New Roman" w:hAnsi="Times New Roman" w:cs="Times New Roman"/>
          <w:color w:val="000000"/>
        </w:rPr>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It is not surprising that the median linalool emission rate of all populations in a population is lower in populations with fewer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individuals. In all populations with &lt;50%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individuals, median linalool emission will anyway be 0. More interesting would be to just include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individuals in </w:t>
      </w:r>
      <w:proofErr w:type="gramStart"/>
      <w:r w:rsidRPr="005020BB">
        <w:rPr>
          <w:rFonts w:ascii="Times New Roman" w:eastAsia="Times New Roman" w:hAnsi="Times New Roman" w:cs="Times New Roman"/>
          <w:color w:val="000000"/>
        </w:rPr>
        <w:t>this comparisons</w:t>
      </w:r>
      <w:proofErr w:type="gramEnd"/>
      <w:r w:rsidRPr="005020BB">
        <w:rPr>
          <w:rFonts w:ascii="Times New Roman" w:eastAsia="Times New Roman" w:hAnsi="Times New Roman" w:cs="Times New Roman"/>
          <w:color w:val="000000"/>
        </w:rPr>
        <w:t>.</w:t>
      </w:r>
    </w:p>
  </w:comment>
  <w:comment w:id="228" w:author="Robert" w:date="2021-12-21T17:39:00Z" w:initials="R">
    <w:p w14:paraId="336E1F93" w14:textId="77777777" w:rsidR="002958F7" w:rsidRDefault="002958F7">
      <w:pPr>
        <w:pStyle w:val="CommentText"/>
      </w:pPr>
      <w:r>
        <w:rPr>
          <w:rStyle w:val="CommentReference"/>
        </w:rPr>
        <w:annotationRef/>
      </w:r>
      <w:r>
        <w:t xml:space="preserve">Why is that more interesting? We are showing that some populations have some to many plants that don’t make linalool at all. Discarding them to discuss the plants that do make linalool… why? </w:t>
      </w:r>
    </w:p>
    <w:p w14:paraId="4E817ABD" w14:textId="77777777" w:rsidR="002958F7" w:rsidRDefault="002958F7">
      <w:pPr>
        <w:pStyle w:val="CommentText"/>
      </w:pPr>
    </w:p>
    <w:p w14:paraId="1A27D397" w14:textId="12F0B937" w:rsidR="002958F7" w:rsidRDefault="002958F7">
      <w:pPr>
        <w:pStyle w:val="CommentText"/>
      </w:pPr>
      <w:r>
        <w:t xml:space="preserve">What we cannot be drawn into is a debate about genetics… as the next question might be whether plants producing small amounts of linalool may be heterozygous, etc. </w:t>
      </w:r>
    </w:p>
  </w:comment>
  <w:comment w:id="229" w:author="Jogesh, Tania (ADM)" w:date="2022-01-07T14:56:00Z" w:initials="JT(">
    <w:p w14:paraId="7FD3B057" w14:textId="637C76FC" w:rsidR="00B718FF" w:rsidRDefault="00B718FF">
      <w:pPr>
        <w:pStyle w:val="CommentText"/>
      </w:pPr>
      <w:r>
        <w:rPr>
          <w:rStyle w:val="CommentReference"/>
        </w:rPr>
        <w:annotationRef/>
      </w:r>
      <w:r>
        <w:t xml:space="preserve">I made two bar plots, one with all individuals and another with just </w:t>
      </w:r>
      <w:proofErr w:type="spellStart"/>
      <w:r>
        <w:t>lin</w:t>
      </w:r>
      <w:proofErr w:type="spellEnd"/>
      <w:proofErr w:type="gramStart"/>
      <w:r>
        <w:t>+  we</w:t>
      </w:r>
      <w:proofErr w:type="gramEnd"/>
      <w:r>
        <w:t xml:space="preserve"> can discuss next week</w:t>
      </w:r>
    </w:p>
  </w:comment>
  <w:comment w:id="230" w:author="Robert" w:date="2021-12-21T17:41:00Z" w:initials="R">
    <w:p w14:paraId="4BC0EE9C" w14:textId="2045720D" w:rsidR="002958F7" w:rsidRDefault="002958F7">
      <w:pPr>
        <w:pStyle w:val="CommentText"/>
      </w:pPr>
      <w:r>
        <w:rPr>
          <w:rStyle w:val="CommentReference"/>
        </w:rPr>
        <w:annotationRef/>
      </w:r>
      <w:r>
        <w:t>Update publication info</w:t>
      </w:r>
    </w:p>
  </w:comment>
  <w:comment w:id="242" w:author="Robert" w:date="2021-12-29T09:37:00Z" w:initials="R">
    <w:p w14:paraId="0A0A7B34" w14:textId="77777777" w:rsidR="009407CC" w:rsidRDefault="009407CC">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 xml:space="preserve">Campbell, D. R., </w:t>
      </w:r>
      <w:proofErr w:type="spellStart"/>
      <w:r>
        <w:rPr>
          <w:rFonts w:ascii="Arial" w:hAnsi="Arial" w:cs="Arial"/>
          <w:color w:val="222222"/>
          <w:shd w:val="clear" w:color="auto" w:fill="FFFFFF"/>
        </w:rPr>
        <w:t>Sosenski</w:t>
      </w:r>
      <w:proofErr w:type="spellEnd"/>
      <w:r>
        <w:rPr>
          <w:rFonts w:ascii="Arial" w:hAnsi="Arial" w:cs="Arial"/>
          <w:color w:val="222222"/>
          <w:shd w:val="clear" w:color="auto" w:fill="FFFFFF"/>
        </w:rPr>
        <w:t xml:space="preserve">, P., &amp; </w:t>
      </w:r>
      <w:proofErr w:type="spellStart"/>
      <w:r>
        <w:rPr>
          <w:rFonts w:ascii="Arial" w:hAnsi="Arial" w:cs="Arial"/>
          <w:color w:val="222222"/>
          <w:shd w:val="clear" w:color="auto" w:fill="FFFFFF"/>
        </w:rPr>
        <w:t>Raguso</w:t>
      </w:r>
      <w:proofErr w:type="spellEnd"/>
      <w:r>
        <w:rPr>
          <w:rFonts w:ascii="Arial" w:hAnsi="Arial" w:cs="Arial"/>
          <w:color w:val="222222"/>
          <w:shd w:val="clear" w:color="auto" w:fill="FFFFFF"/>
        </w:rPr>
        <w:t>, R. A. (2019). Phenotypic plasticity of floral volatiles in response to increasing drought stress. </w:t>
      </w:r>
      <w:r>
        <w:rPr>
          <w:rFonts w:ascii="Arial" w:hAnsi="Arial" w:cs="Arial"/>
          <w:i/>
          <w:iCs/>
          <w:color w:val="222222"/>
          <w:shd w:val="clear" w:color="auto" w:fill="FFFFFF"/>
        </w:rPr>
        <w:t>Annals of botany</w:t>
      </w:r>
      <w:r>
        <w:rPr>
          <w:rFonts w:ascii="Arial" w:hAnsi="Arial" w:cs="Arial"/>
          <w:color w:val="222222"/>
          <w:shd w:val="clear" w:color="auto" w:fill="FFFFFF"/>
        </w:rPr>
        <w:t>, </w:t>
      </w:r>
      <w:r>
        <w:rPr>
          <w:rFonts w:ascii="Arial" w:hAnsi="Arial" w:cs="Arial"/>
          <w:i/>
          <w:iCs/>
          <w:color w:val="222222"/>
          <w:shd w:val="clear" w:color="auto" w:fill="FFFFFF"/>
        </w:rPr>
        <w:t>123</w:t>
      </w:r>
      <w:r>
        <w:rPr>
          <w:rFonts w:ascii="Arial" w:hAnsi="Arial" w:cs="Arial"/>
          <w:color w:val="222222"/>
          <w:shd w:val="clear" w:color="auto" w:fill="FFFFFF"/>
        </w:rPr>
        <w:t>(4), 601-610.</w:t>
      </w:r>
    </w:p>
    <w:p w14:paraId="7DD7D980" w14:textId="77777777" w:rsidR="00B05F89" w:rsidRDefault="00B05F89">
      <w:pPr>
        <w:pStyle w:val="CommentText"/>
        <w:rPr>
          <w:rFonts w:ascii="Arial" w:hAnsi="Arial" w:cs="Arial"/>
          <w:color w:val="222222"/>
          <w:shd w:val="clear" w:color="auto" w:fill="FFFFFF"/>
        </w:rPr>
      </w:pPr>
    </w:p>
    <w:p w14:paraId="140D0668" w14:textId="7829CCA2" w:rsidR="00B05F89" w:rsidRDefault="00B05F89">
      <w:pPr>
        <w:pStyle w:val="CommentText"/>
      </w:pPr>
      <w:r>
        <w:rPr>
          <w:rFonts w:ascii="Arial" w:hAnsi="Arial" w:cs="Arial"/>
          <w:color w:val="222222"/>
          <w:shd w:val="clear" w:color="auto" w:fill="FFFFFF"/>
        </w:rPr>
        <w:t xml:space="preserve">Glenny, W. R., Runyon, J. B., &amp; </w:t>
      </w:r>
      <w:proofErr w:type="spellStart"/>
      <w:r>
        <w:rPr>
          <w:rFonts w:ascii="Arial" w:hAnsi="Arial" w:cs="Arial"/>
          <w:color w:val="222222"/>
          <w:shd w:val="clear" w:color="auto" w:fill="FFFFFF"/>
        </w:rPr>
        <w:t>Burkle</w:t>
      </w:r>
      <w:proofErr w:type="spellEnd"/>
      <w:r>
        <w:rPr>
          <w:rFonts w:ascii="Arial" w:hAnsi="Arial" w:cs="Arial"/>
          <w:color w:val="222222"/>
          <w:shd w:val="clear" w:color="auto" w:fill="FFFFFF"/>
        </w:rPr>
        <w:t>, L. A. (2018). Drought and increased CO2 alter floral visual and olfactory traits with context</w:t>
      </w:r>
      <w:r>
        <w:rPr>
          <w:rFonts w:ascii="Cambria Math" w:hAnsi="Cambria Math" w:cs="Cambria Math"/>
          <w:color w:val="222222"/>
          <w:shd w:val="clear" w:color="auto" w:fill="FFFFFF"/>
        </w:rPr>
        <w:t>‐</w:t>
      </w:r>
      <w:r>
        <w:rPr>
          <w:rFonts w:ascii="Arial" w:hAnsi="Arial" w:cs="Arial"/>
          <w:color w:val="222222"/>
          <w:shd w:val="clear" w:color="auto" w:fill="FFFFFF"/>
        </w:rPr>
        <w:t>dependent effects on pollinator visitation. </w:t>
      </w:r>
      <w:r>
        <w:rPr>
          <w:rFonts w:ascii="Arial" w:hAnsi="Arial" w:cs="Arial"/>
          <w:i/>
          <w:iCs/>
          <w:color w:val="222222"/>
          <w:shd w:val="clear" w:color="auto" w:fill="FFFFFF"/>
        </w:rPr>
        <w:t>New Phytologist</w:t>
      </w:r>
      <w:r>
        <w:rPr>
          <w:rFonts w:ascii="Arial" w:hAnsi="Arial" w:cs="Arial"/>
          <w:color w:val="222222"/>
          <w:shd w:val="clear" w:color="auto" w:fill="FFFFFF"/>
        </w:rPr>
        <w:t>, </w:t>
      </w:r>
      <w:r>
        <w:rPr>
          <w:rFonts w:ascii="Arial" w:hAnsi="Arial" w:cs="Arial"/>
          <w:i/>
          <w:iCs/>
          <w:color w:val="222222"/>
          <w:shd w:val="clear" w:color="auto" w:fill="FFFFFF"/>
        </w:rPr>
        <w:t>220</w:t>
      </w:r>
      <w:r>
        <w:rPr>
          <w:rFonts w:ascii="Arial" w:hAnsi="Arial" w:cs="Arial"/>
          <w:color w:val="222222"/>
          <w:shd w:val="clear" w:color="auto" w:fill="FFFFFF"/>
        </w:rPr>
        <w:t>(3), 785-798.</w:t>
      </w:r>
    </w:p>
  </w:comment>
  <w:comment w:id="249" w:author="Krissa Skogen" w:date="2021-12-16T14:59:00Z" w:initials="KS">
    <w:p w14:paraId="48E15AF7" w14:textId="7CDBB67C" w:rsidR="00D16C0F" w:rsidRDefault="00D16C0F">
      <w:pPr>
        <w:pStyle w:val="CommentText"/>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Pr>
          <w:rFonts w:ascii="Helvetica" w:hAnsi="Helvetica" w:cs="Helvetica"/>
          <w:color w:val="000000"/>
          <w:sz w:val="19"/>
          <w:szCs w:val="19"/>
        </w:rPr>
        <w:t>statistical support is needed</w:t>
      </w:r>
    </w:p>
  </w:comment>
  <w:comment w:id="250" w:author="Jogesh, Tania (ADM)" w:date="2022-01-07T15:08:00Z" w:initials="JT(">
    <w:p w14:paraId="3A229FB3" w14:textId="4430EB2A" w:rsidR="00FD0654" w:rsidRDefault="00FD0654">
      <w:pPr>
        <w:pStyle w:val="CommentText"/>
      </w:pPr>
      <w:r>
        <w:rPr>
          <w:rStyle w:val="CommentReference"/>
        </w:rPr>
        <w:annotationRef/>
      </w:r>
      <w:r>
        <w:t>added</w:t>
      </w:r>
    </w:p>
  </w:comment>
  <w:comment w:id="286" w:author="Krissa Skogen" w:date="2021-12-16T14:59:00Z" w:initials="KS">
    <w:p w14:paraId="1FA0076C" w14:textId="376F368F" w:rsidR="00D16C0F" w:rsidRDefault="00D16C0F">
      <w:pPr>
        <w:pStyle w:val="CommentText"/>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proofErr w:type="gramStart"/>
      <w:r>
        <w:rPr>
          <w:rFonts w:ascii="Helvetica" w:hAnsi="Helvetica" w:cs="Helvetica"/>
          <w:color w:val="000000"/>
          <w:sz w:val="28"/>
          <w:szCs w:val="28"/>
        </w:rPr>
        <w:t>and also</w:t>
      </w:r>
      <w:proofErr w:type="gramEnd"/>
      <w:r>
        <w:rPr>
          <w:rFonts w:ascii="Helvetica" w:hAnsi="Helvetica" w:cs="Helvetica"/>
          <w:color w:val="000000"/>
          <w:sz w:val="28"/>
          <w:szCs w:val="28"/>
        </w:rPr>
        <w:t xml:space="preserve"> of other compounds</w:t>
      </w:r>
    </w:p>
  </w:comment>
  <w:comment w:id="287" w:author="Jogesh, Tania (ADM)" w:date="2022-01-07T15:13:00Z" w:initials="JT(">
    <w:p w14:paraId="4C395C22" w14:textId="1C7AFF8E" w:rsidR="00910237" w:rsidRDefault="00910237">
      <w:pPr>
        <w:pStyle w:val="CommentText"/>
      </w:pPr>
      <w:r>
        <w:rPr>
          <w:rStyle w:val="CommentReference"/>
        </w:rPr>
        <w:annotationRef/>
      </w:r>
      <w:r>
        <w:t>We didn’t look at just linalool phenotypes so makes sense to be general</w:t>
      </w:r>
    </w:p>
  </w:comment>
  <w:comment w:id="335" w:author="Krissa Skogen" w:date="2021-12-16T15:22:00Z" w:initials="KS">
    <w:p w14:paraId="7F872325" w14:textId="401DD4DA" w:rsidR="00687A53" w:rsidRPr="00687A53"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 xml:space="preserve">As there is no research question stated in the introduction, it is hard to figure out what the </w:t>
      </w:r>
      <w:proofErr w:type="gramStart"/>
      <w:r w:rsidRPr="005020BB">
        <w:rPr>
          <w:rFonts w:ascii="Times New Roman" w:eastAsia="Times New Roman" w:hAnsi="Times New Roman" w:cs="Times New Roman"/>
          <w:color w:val="000000"/>
        </w:rPr>
        <w:t>main focus</w:t>
      </w:r>
      <w:proofErr w:type="gramEnd"/>
      <w:r w:rsidRPr="005020BB">
        <w:rPr>
          <w:rFonts w:ascii="Times New Roman" w:eastAsia="Times New Roman" w:hAnsi="Times New Roman" w:cs="Times New Roman"/>
          <w:color w:val="000000"/>
        </w:rPr>
        <w:t xml:space="preserve"> of the discussion should be. As I understand it and what is not very well understood is what causes the geographical cline in linalool </w:t>
      </w:r>
      <w:proofErr w:type="gramStart"/>
      <w:r w:rsidRPr="005020BB">
        <w:rPr>
          <w:rFonts w:ascii="Times New Roman" w:eastAsia="Times New Roman" w:hAnsi="Times New Roman" w:cs="Times New Roman"/>
          <w:color w:val="000000"/>
        </w:rPr>
        <w:t>in particular or</w:t>
      </w:r>
      <w:proofErr w:type="gramEnd"/>
      <w:r w:rsidRPr="005020BB">
        <w:rPr>
          <w:rFonts w:ascii="Times New Roman" w:eastAsia="Times New Roman" w:hAnsi="Times New Roman" w:cs="Times New Roman"/>
          <w:color w:val="000000"/>
        </w:rPr>
        <w:t xml:space="preserve"> the divergence in floral scent among populations in general. What you discuss in 2.5.1. and 2.5.2. is not </w:t>
      </w:r>
      <w:proofErr w:type="gramStart"/>
      <w:r w:rsidRPr="005020BB">
        <w:rPr>
          <w:rFonts w:ascii="Times New Roman" w:eastAsia="Times New Roman" w:hAnsi="Times New Roman" w:cs="Times New Roman"/>
          <w:color w:val="000000"/>
        </w:rPr>
        <w:t>really new</w:t>
      </w:r>
      <w:proofErr w:type="gramEnd"/>
      <w:r w:rsidRPr="005020BB">
        <w:rPr>
          <w:rFonts w:ascii="Times New Roman" w:eastAsia="Times New Roman" w:hAnsi="Times New Roman" w:cs="Times New Roman"/>
          <w:color w:val="000000"/>
        </w:rPr>
        <w:t xml:space="preserve"> or something you found in your study. More interesting would be to discuss this in the context of the geographical variation in linalool emission.</w:t>
      </w:r>
    </w:p>
  </w:comment>
  <w:comment w:id="336" w:author="Krissa Skogen" w:date="2021-12-16T15:32:00Z" w:initials="KS">
    <w:p w14:paraId="7661F503" w14:textId="2C5F88AF" w:rsidR="00436958" w:rsidRPr="00436958" w:rsidRDefault="00436958" w:rsidP="00436958">
      <w:pPr>
        <w:rPr>
          <w:rFonts w:ascii="Times New Roman" w:eastAsia="Times New Roman" w:hAnsi="Times New Roman" w:cs="Times New Roman"/>
          <w:color w:val="000000"/>
        </w:rPr>
      </w:pPr>
      <w:r>
        <w:rPr>
          <w:rStyle w:val="CommentReference"/>
        </w:rPr>
        <w:annotationRef/>
      </w:r>
      <w:r w:rsidR="00FA23F6" w:rsidRPr="00FA23F6">
        <w:rPr>
          <w:rFonts w:ascii="Times New Roman" w:eastAsia="Times New Roman" w:hAnsi="Times New Roman" w:cs="Times New Roman"/>
          <w:color w:val="000000"/>
          <w:highlight w:val="green"/>
        </w:rPr>
        <w:t>Krissa -</w:t>
      </w:r>
      <w:r w:rsidR="00FA23F6">
        <w:rPr>
          <w:rFonts w:ascii="Times New Roman" w:eastAsia="Times New Roman" w:hAnsi="Times New Roman" w:cs="Times New Roman"/>
          <w:color w:val="000000"/>
        </w:rPr>
        <w:t xml:space="preserve"> </w:t>
      </w:r>
      <w:r w:rsidRPr="005020BB">
        <w:rPr>
          <w:rFonts w:ascii="Times New Roman" w:eastAsia="Times New Roman" w:hAnsi="Times New Roman" w:cs="Times New Roman"/>
          <w:color w:val="000000"/>
        </w:rPr>
        <w:t>Please double-check the punctuation marks here. Some are missing, some make it confusing which reference belongs to what.</w:t>
      </w:r>
    </w:p>
  </w:comment>
  <w:comment w:id="337" w:author="Krissa Skogen" w:date="2021-12-16T15:23:00Z" w:initials="KS">
    <w:p w14:paraId="188E6044" w14:textId="58CFA6EF" w:rsidR="00687A53" w:rsidRPr="00687A53"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 xml:space="preserve">Here, you discuss the relevance of floral scent in the interaction of O. </w:t>
      </w:r>
      <w:proofErr w:type="spellStart"/>
      <w:r w:rsidRPr="005020BB">
        <w:rPr>
          <w:rFonts w:ascii="Times New Roman" w:eastAsia="Times New Roman" w:hAnsi="Times New Roman" w:cs="Times New Roman"/>
          <w:color w:val="000000"/>
        </w:rPr>
        <w:t>harringtonii</w:t>
      </w:r>
      <w:proofErr w:type="spellEnd"/>
      <w:r w:rsidRPr="005020BB">
        <w:rPr>
          <w:rFonts w:ascii="Times New Roman" w:eastAsia="Times New Roman" w:hAnsi="Times New Roman" w:cs="Times New Roman"/>
          <w:color w:val="000000"/>
        </w:rPr>
        <w:t xml:space="preserve"> and its antagonists, but it does not become clear what the role of linalool is in this interaction. Please specify.</w:t>
      </w:r>
    </w:p>
  </w:comment>
  <w:comment w:id="338" w:author="Krissa Skogen" w:date="2021-12-16T15:00:00Z" w:initials="KS">
    <w:p w14:paraId="151E6EFE" w14:textId="464E298E" w:rsidR="00D16C0F" w:rsidRDefault="00D16C0F">
      <w:pPr>
        <w:pStyle w:val="CommentText"/>
      </w:pPr>
      <w:r>
        <w:rPr>
          <w:rStyle w:val="CommentReference"/>
        </w:rPr>
        <w:annotationRef/>
      </w:r>
      <w:r>
        <w:rPr>
          <w:rFonts w:ascii="Helvetica" w:hAnsi="Helvetica" w:cs="Helvetica"/>
          <w:color w:val="000000"/>
          <w:sz w:val="28"/>
          <w:szCs w:val="28"/>
        </w:rPr>
        <w:t>somehow, a conclusion of this chapter is missing; can antagonists explain the variation?</w:t>
      </w:r>
    </w:p>
  </w:comment>
  <w:comment w:id="339" w:author="Robert" w:date="2021-12-21T19:22:00Z" w:initials="R">
    <w:p w14:paraId="3D4C700E" w14:textId="77777777" w:rsidR="006E2211" w:rsidRDefault="006E2211">
      <w:pPr>
        <w:pStyle w:val="CommentText"/>
      </w:pPr>
      <w:r>
        <w:rPr>
          <w:rStyle w:val="CommentReference"/>
        </w:rPr>
        <w:annotationRef/>
      </w:r>
      <w:r>
        <w:t xml:space="preserve">In retrospect I agree that this section is muddled. </w:t>
      </w:r>
    </w:p>
    <w:p w14:paraId="38E69976" w14:textId="77777777" w:rsidR="006E2211" w:rsidRDefault="006E2211">
      <w:pPr>
        <w:pStyle w:val="CommentText"/>
      </w:pPr>
    </w:p>
    <w:p w14:paraId="0BC179BF" w14:textId="56EEC99D" w:rsidR="006E2211" w:rsidRDefault="00C42DE1">
      <w:pPr>
        <w:pStyle w:val="CommentText"/>
      </w:pPr>
      <w:r>
        <w:t xml:space="preserve">Now that the Phil Trans Royal Soc paper looks likely to be published, we can say here that there is no innate preference of Hyles to linalool but that we have not tested the idea that they could learn it. </w:t>
      </w:r>
    </w:p>
  </w:comment>
  <w:comment w:id="340" w:author="Robert" w:date="2021-12-29T10:23:00Z" w:initials="R">
    <w:p w14:paraId="25E7EFE1" w14:textId="1DED1B20" w:rsidR="00992AB6" w:rsidRDefault="00992AB6">
      <w:pPr>
        <w:pStyle w:val="CommentText"/>
      </w:pPr>
      <w:r>
        <w:rPr>
          <w:rStyle w:val="CommentReference"/>
        </w:rPr>
        <w:annotationRef/>
      </w:r>
      <w:r>
        <w:t xml:space="preserve">I will send the present edits to you and work on this paragraph now. </w:t>
      </w:r>
    </w:p>
  </w:comment>
  <w:comment w:id="345" w:author="Krissa Skogen" w:date="2021-12-16T15:01:00Z" w:initials="KS">
    <w:p w14:paraId="396B30C2" w14:textId="569F819F" w:rsidR="00D16C0F" w:rsidRDefault="00D16C0F">
      <w:pPr>
        <w:pStyle w:val="CommentText"/>
      </w:pPr>
      <w:r>
        <w:rPr>
          <w:rStyle w:val="CommentReference"/>
        </w:rPr>
        <w:annotationRef/>
      </w:r>
      <w:r>
        <w:rPr>
          <w:rFonts w:ascii="Helvetica" w:hAnsi="Helvetica" w:cs="Helvetica"/>
          <w:color w:val="000000"/>
          <w:sz w:val="28"/>
          <w:szCs w:val="28"/>
        </w:rPr>
        <w:t>context is unclear; differences in foraging behavior influence pollination efficiency? why should different populations depend on different effectiveness?</w:t>
      </w:r>
    </w:p>
  </w:comment>
  <w:comment w:id="355" w:author="Krissa Skogen" w:date="2021-12-16T15:23:00Z" w:initials="KS">
    <w:p w14:paraId="3B27C496" w14:textId="0D94E0EB" w:rsidR="00687A53" w:rsidRPr="00687A53"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Which other biotic and abiotic factors could play a role? A short discussion would be interesting.</w:t>
      </w:r>
    </w:p>
  </w:comment>
  <w:comment w:id="357" w:author="Krissa Skogen" w:date="2021-12-16T15:03:00Z" w:initials="KS">
    <w:p w14:paraId="5524E430" w14:textId="3D48C216" w:rsidR="00D16C0F" w:rsidRDefault="00D16C0F">
      <w:pPr>
        <w:pStyle w:val="CommentText"/>
      </w:pPr>
      <w:r>
        <w:rPr>
          <w:rStyle w:val="CommentReference"/>
        </w:rPr>
        <w:annotationRef/>
      </w:r>
      <w:r w:rsidR="00FA23F6" w:rsidRPr="00FA23F6">
        <w:rPr>
          <w:rFonts w:ascii="Helvetica" w:hAnsi="Helvetica" w:cs="Helvetica"/>
          <w:color w:val="000000"/>
          <w:sz w:val="28"/>
          <w:szCs w:val="28"/>
          <w:highlight w:val="cyan"/>
        </w:rPr>
        <w:t>Rob -</w:t>
      </w:r>
      <w:r w:rsidR="00FA23F6">
        <w:rPr>
          <w:rFonts w:ascii="Helvetica" w:hAnsi="Helvetica" w:cs="Helvetica"/>
          <w:color w:val="000000"/>
          <w:sz w:val="28"/>
          <w:szCs w:val="28"/>
        </w:rPr>
        <w:t xml:space="preserve"> </w:t>
      </w:r>
      <w:r>
        <w:rPr>
          <w:rFonts w:ascii="Helvetica" w:hAnsi="Helvetica" w:cs="Helvetica"/>
          <w:color w:val="000000"/>
          <w:sz w:val="28"/>
          <w:szCs w:val="28"/>
        </w:rPr>
        <w:t>is somehow off-topic; and not related to the different enantiomers</w:t>
      </w:r>
    </w:p>
  </w:comment>
  <w:comment w:id="358" w:author="Krissa Skogen" w:date="2021-12-21T09:52:00Z" w:initials="KS">
    <w:p w14:paraId="00DCEA5B" w14:textId="1CF17BA8" w:rsidR="00FA23F6" w:rsidRDefault="00FA23F6">
      <w:pPr>
        <w:pStyle w:val="CommentText"/>
      </w:pPr>
      <w:r>
        <w:rPr>
          <w:rStyle w:val="CommentReference"/>
        </w:rPr>
        <w:annotationRef/>
      </w:r>
      <w:r>
        <w:t>Move to Experimental 4.1 Study species?</w:t>
      </w:r>
    </w:p>
  </w:comment>
  <w:comment w:id="360" w:author="Krissa Skogen" w:date="2021-12-16T15:03:00Z" w:initials="KS">
    <w:p w14:paraId="1EFDB371" w14:textId="5AFE72F1" w:rsidR="00D16C0F" w:rsidRDefault="00D16C0F">
      <w:pPr>
        <w:pStyle w:val="CommentText"/>
      </w:pPr>
      <w:r>
        <w:rPr>
          <w:rStyle w:val="CommentReference"/>
        </w:rPr>
        <w:annotationRef/>
      </w:r>
      <w:r w:rsidR="005E2863" w:rsidRPr="005E2863">
        <w:rPr>
          <w:rFonts w:ascii="Helvetica" w:hAnsi="Helvetica" w:cs="Helvetica"/>
          <w:color w:val="000000"/>
          <w:sz w:val="28"/>
          <w:szCs w:val="28"/>
          <w:highlight w:val="green"/>
        </w:rPr>
        <w:t>Krissa -</w:t>
      </w:r>
      <w:r w:rsidR="005E2863">
        <w:rPr>
          <w:rFonts w:ascii="Helvetica" w:hAnsi="Helvetica" w:cs="Helvetica"/>
          <w:color w:val="000000"/>
          <w:sz w:val="28"/>
          <w:szCs w:val="28"/>
        </w:rPr>
        <w:t xml:space="preserve"> </w:t>
      </w:r>
      <w:r>
        <w:rPr>
          <w:rFonts w:ascii="Helvetica" w:hAnsi="Helvetica" w:cs="Helvetica"/>
          <w:color w:val="000000"/>
          <w:sz w:val="28"/>
          <w:szCs w:val="28"/>
        </w:rPr>
        <w:t>conflict to above?</w:t>
      </w:r>
    </w:p>
  </w:comment>
  <w:comment w:id="361" w:author="Krissa Skogen" w:date="2021-12-16T15:24:00Z" w:initials="KS">
    <w:p w14:paraId="5BFFF8EF" w14:textId="50537936" w:rsidR="00687A53" w:rsidRDefault="00687A53">
      <w:pPr>
        <w:pStyle w:val="CommentText"/>
      </w:pPr>
      <w:r>
        <w:rPr>
          <w:rStyle w:val="CommentReference"/>
        </w:rPr>
        <w:annotationRef/>
      </w:r>
      <w:r w:rsidR="005E2863" w:rsidRPr="005E2863">
        <w:rPr>
          <w:rFonts w:ascii="Helvetica" w:hAnsi="Helvetica" w:cs="Helvetica"/>
          <w:color w:val="000000"/>
          <w:sz w:val="28"/>
          <w:szCs w:val="28"/>
          <w:highlight w:val="green"/>
        </w:rPr>
        <w:t>Krissa -</w:t>
      </w:r>
      <w:r w:rsidR="005E2863">
        <w:rPr>
          <w:rFonts w:ascii="Helvetica" w:hAnsi="Helvetica" w:cs="Helvetica"/>
          <w:color w:val="000000"/>
          <w:sz w:val="28"/>
          <w:szCs w:val="28"/>
        </w:rPr>
        <w:t xml:space="preserve"> </w:t>
      </w:r>
      <w:r w:rsidRPr="005020BB">
        <w:rPr>
          <w:rFonts w:ascii="Times New Roman" w:eastAsia="Times New Roman" w:hAnsi="Times New Roman" w:cs="Times New Roman"/>
          <w:color w:val="000000"/>
          <w:sz w:val="24"/>
          <w:szCs w:val="24"/>
        </w:rPr>
        <w:t>A short summary (1-2 sentences) of the genetic structuring found would be helpful to get a better idea how that could be related to the floral trait variation.</w:t>
      </w:r>
    </w:p>
  </w:comment>
  <w:comment w:id="363" w:author="Krissa Skogen" w:date="2021-12-16T15:33:00Z" w:initials="KS">
    <w:p w14:paraId="3331B5E4" w14:textId="1D446C6B" w:rsidR="00436958" w:rsidRPr="00436958" w:rsidRDefault="00436958" w:rsidP="00436958">
      <w:pPr>
        <w:rPr>
          <w:rFonts w:ascii="Times New Roman" w:eastAsia="Times New Roman" w:hAnsi="Times New Roman" w:cs="Times New Roman"/>
          <w:color w:val="000000"/>
        </w:rPr>
      </w:pPr>
      <w:r>
        <w:rPr>
          <w:rStyle w:val="CommentReference"/>
        </w:rPr>
        <w:annotationRef/>
      </w:r>
      <w:r w:rsidR="00FA23F6" w:rsidRPr="00FA23F6">
        <w:rPr>
          <w:rFonts w:ascii="Times New Roman" w:eastAsia="Times New Roman" w:hAnsi="Times New Roman" w:cs="Times New Roman"/>
          <w:color w:val="000000"/>
          <w:highlight w:val="cyan"/>
        </w:rPr>
        <w:t>Rob -</w:t>
      </w:r>
      <w:r w:rsidR="00FA23F6">
        <w:rPr>
          <w:rFonts w:ascii="Times New Roman" w:eastAsia="Times New Roman" w:hAnsi="Times New Roman" w:cs="Times New Roman"/>
          <w:color w:val="000000"/>
        </w:rPr>
        <w:t xml:space="preserve"> </w:t>
      </w:r>
      <w:r w:rsidRPr="005020BB">
        <w:rPr>
          <w:rFonts w:ascii="Times New Roman" w:eastAsia="Times New Roman" w:hAnsi="Times New Roman" w:cs="Times New Roman"/>
          <w:color w:val="000000"/>
        </w:rPr>
        <w:t>What do you mean with "unbiased methods"? What are they exactly?</w:t>
      </w:r>
    </w:p>
  </w:comment>
  <w:comment w:id="364" w:author="Robert" w:date="2021-12-21T18:17:00Z" w:initials="R">
    <w:p w14:paraId="7DDA3F95" w14:textId="5D2A70BF" w:rsidR="006B573F" w:rsidRDefault="006B573F">
      <w:pPr>
        <w:pStyle w:val="CommentText"/>
      </w:pPr>
      <w:r>
        <w:rPr>
          <w:rStyle w:val="CommentReference"/>
        </w:rPr>
        <w:annotationRef/>
      </w:r>
      <w:r>
        <w:t xml:space="preserve">OK FINE. I was referring to Random Forest but in this </w:t>
      </w:r>
      <w:proofErr w:type="gramStart"/>
      <w:r>
        <w:t>paragraph</w:t>
      </w:r>
      <w:proofErr w:type="gramEnd"/>
      <w:r>
        <w:t xml:space="preserve"> we are describing field collection of data. </w:t>
      </w:r>
    </w:p>
  </w:comment>
  <w:comment w:id="383" w:author="Krissa Skogen" w:date="2021-12-16T15:04:00Z" w:initials="KS">
    <w:p w14:paraId="1B06AD15" w14:textId="34825A95" w:rsidR="00D16C0F" w:rsidRDefault="00D16C0F">
      <w:pPr>
        <w:pStyle w:val="CommentText"/>
      </w:pPr>
      <w:r>
        <w:rPr>
          <w:rStyle w:val="CommentReference"/>
        </w:rPr>
        <w:annotationRef/>
      </w:r>
      <w:r w:rsidR="00D45F5F" w:rsidRPr="00D45F5F">
        <w:rPr>
          <w:highlight w:val="green"/>
        </w:rPr>
        <w:t>Krissa</w:t>
      </w:r>
      <w:r w:rsidRPr="00D45F5F">
        <w:rPr>
          <w:highlight w:val="green"/>
        </w:rPr>
        <w:t xml:space="preserve"> -</w:t>
      </w:r>
      <w:r>
        <w:t xml:space="preserve"> Correct citation formatting before submission</w:t>
      </w:r>
    </w:p>
  </w:comment>
  <w:comment w:id="410" w:author="Krissa Skogen" w:date="2021-12-16T15:04:00Z" w:initials="KS">
    <w:p w14:paraId="4DD51942" w14:textId="2CA46A4B" w:rsidR="00D16C0F" w:rsidRDefault="00D16C0F">
      <w:pPr>
        <w:pStyle w:val="CommentText"/>
      </w:pPr>
      <w:r>
        <w:rPr>
          <w:rStyle w:val="CommentReference"/>
        </w:rPr>
        <w:annotationRef/>
      </w:r>
      <w:r w:rsidR="008E51DC" w:rsidRPr="008E51DC">
        <w:rPr>
          <w:rFonts w:ascii="Helvetica" w:hAnsi="Helvetica" w:cs="Helvetica"/>
          <w:color w:val="000000"/>
          <w:sz w:val="28"/>
          <w:szCs w:val="28"/>
          <w:highlight w:val="cyan"/>
        </w:rPr>
        <w:t>Rob -</w:t>
      </w:r>
      <w:r w:rsidR="008E51DC">
        <w:rPr>
          <w:rFonts w:ascii="Helvetica" w:hAnsi="Helvetica" w:cs="Helvetica"/>
          <w:color w:val="000000"/>
          <w:sz w:val="28"/>
          <w:szCs w:val="28"/>
        </w:rPr>
        <w:t xml:space="preserve"> </w:t>
      </w:r>
      <w:r>
        <w:rPr>
          <w:rFonts w:ascii="Helvetica" w:hAnsi="Helvetica" w:cs="Helvetica"/>
          <w:color w:val="000000"/>
          <w:sz w:val="28"/>
          <w:szCs w:val="28"/>
        </w:rPr>
        <w:t xml:space="preserve">above: </w:t>
      </w:r>
      <w:proofErr w:type="spellStart"/>
      <w:r>
        <w:rPr>
          <w:rFonts w:ascii="Helvetica" w:hAnsi="Helvetica" w:cs="Helvetica"/>
          <w:color w:val="000000"/>
          <w:sz w:val="28"/>
          <w:szCs w:val="28"/>
        </w:rPr>
        <w:t>splitless</w:t>
      </w:r>
      <w:proofErr w:type="spellEnd"/>
    </w:p>
  </w:comment>
  <w:comment w:id="411" w:author="Robert" w:date="2021-12-21T18:23:00Z" w:initials="R">
    <w:p w14:paraId="1586586B" w14:textId="602F18CD" w:rsidR="00D24237" w:rsidRDefault="00D24237">
      <w:pPr>
        <w:pStyle w:val="CommentText"/>
      </w:pPr>
      <w:r>
        <w:rPr>
          <w:rStyle w:val="CommentReference"/>
        </w:rPr>
        <w:annotationRef/>
      </w:r>
      <w:r w:rsidR="00602BD1">
        <w:t xml:space="preserve">Fine, it was a </w:t>
      </w:r>
      <w:proofErr w:type="spellStart"/>
      <w:r w:rsidR="00602BD1">
        <w:t>splitless</w:t>
      </w:r>
      <w:proofErr w:type="spellEnd"/>
      <w:r w:rsidR="00602BD1">
        <w:t xml:space="preserve"> injection. </w:t>
      </w:r>
      <w:r>
        <w:t xml:space="preserve"> </w:t>
      </w:r>
    </w:p>
  </w:comment>
  <w:comment w:id="418" w:author="Krissa Skogen" w:date="2021-12-16T15:05:00Z" w:initials="KS">
    <w:p w14:paraId="05C5E887" w14:textId="67818B48" w:rsidR="00D16C0F" w:rsidRDefault="00D16C0F">
      <w:pPr>
        <w:pStyle w:val="CommentText"/>
      </w:pPr>
      <w:r>
        <w:rPr>
          <w:rStyle w:val="CommentReference"/>
        </w:rPr>
        <w:annotationRef/>
      </w:r>
      <w:r w:rsidR="008E51DC" w:rsidRPr="008E51DC">
        <w:rPr>
          <w:rFonts w:ascii="Helvetica" w:hAnsi="Helvetica" w:cs="Helvetica"/>
          <w:color w:val="000000"/>
          <w:sz w:val="28"/>
          <w:szCs w:val="28"/>
          <w:highlight w:val="cyan"/>
        </w:rPr>
        <w:t>Rob -</w:t>
      </w:r>
      <w:r w:rsidR="008E51DC">
        <w:rPr>
          <w:rFonts w:ascii="Helvetica" w:hAnsi="Helvetica" w:cs="Helvetica"/>
          <w:color w:val="000000"/>
          <w:sz w:val="28"/>
          <w:szCs w:val="28"/>
        </w:rPr>
        <w:t xml:space="preserve"> </w:t>
      </w:r>
      <w:r>
        <w:rPr>
          <w:rFonts w:ascii="Helvetica" w:hAnsi="Helvetica" w:cs="Helvetica"/>
          <w:color w:val="000000"/>
          <w:sz w:val="28"/>
          <w:szCs w:val="28"/>
        </w:rPr>
        <w:t>unclear; volatiles that eluted nearby linalool should be specified</w:t>
      </w:r>
    </w:p>
  </w:comment>
  <w:comment w:id="419" w:author="Robert" w:date="2021-12-21T18:31:00Z" w:initials="R">
    <w:p w14:paraId="5189A234" w14:textId="4D035B47" w:rsidR="001779B6" w:rsidRDefault="001779B6">
      <w:pPr>
        <w:pStyle w:val="CommentText"/>
      </w:pPr>
      <w:r>
        <w:rPr>
          <w:rStyle w:val="CommentReference"/>
        </w:rPr>
        <w:annotationRef/>
      </w:r>
      <w:r w:rsidR="006E2211">
        <w:t>This is unnecessary information for the reader.  On polar columns,</w:t>
      </w:r>
      <w:r w:rsidR="00E842AC">
        <w:t xml:space="preserve"> linalool resolves </w:t>
      </w:r>
      <w:r w:rsidR="006E2211">
        <w:t>cleanly</w:t>
      </w:r>
      <w:r w:rsidR="00E842AC">
        <w:t xml:space="preserve"> from the anti-3-methylbutyraldoxime </w:t>
      </w:r>
      <w:r w:rsidR="006E2211">
        <w:t>using either</w:t>
      </w:r>
      <w:r w:rsidR="00E842AC">
        <w:t xml:space="preserve"> 10</w:t>
      </w:r>
      <w:r w:rsidR="006E2211">
        <w:t>C</w:t>
      </w:r>
      <w:r w:rsidR="00E842AC">
        <w:t xml:space="preserve"> or 15C/min oven programs. </w:t>
      </w:r>
    </w:p>
    <w:p w14:paraId="3506979E" w14:textId="77777777" w:rsidR="00E842AC" w:rsidRDefault="00E842AC">
      <w:pPr>
        <w:pStyle w:val="CommentText"/>
      </w:pPr>
    </w:p>
    <w:p w14:paraId="2AF415C0" w14:textId="211CC9D9" w:rsidR="00E842AC" w:rsidRDefault="00E842AC">
      <w:pPr>
        <w:pStyle w:val="CommentText"/>
      </w:pPr>
      <w:r>
        <w:t>We saved 700 minutes of helium and run time by</w:t>
      </w:r>
      <w:r w:rsidR="00F02AB0">
        <w:t xml:space="preserve"> running a faster method, without compromising the quality of our data. </w:t>
      </w:r>
    </w:p>
  </w:comment>
  <w:comment w:id="452" w:author="Robert" w:date="2021-12-29T10:13:00Z" w:initials="R">
    <w:p w14:paraId="51328503" w14:textId="40653C44" w:rsidR="003166E4" w:rsidRDefault="003166E4">
      <w:pPr>
        <w:pStyle w:val="CommentText"/>
      </w:pPr>
      <w:r>
        <w:rPr>
          <w:rStyle w:val="CommentReference"/>
        </w:rPr>
        <w:annotationRef/>
      </w:r>
      <w:r w:rsidRPr="006004AD">
        <w:rPr>
          <w:rFonts w:ascii="Lato" w:hAnsi="Lato"/>
          <w:color w:val="FFFFFF"/>
          <w:sz w:val="18"/>
          <w:szCs w:val="18"/>
          <w:shd w:val="clear" w:color="auto" w:fill="185B1E"/>
        </w:rPr>
        <w:t xml:space="preserve">El-Sayed AM 2021. The </w:t>
      </w:r>
      <w:proofErr w:type="spellStart"/>
      <w:r w:rsidRPr="006004AD">
        <w:rPr>
          <w:rFonts w:ascii="Lato" w:hAnsi="Lato"/>
          <w:color w:val="FFFFFF"/>
          <w:sz w:val="18"/>
          <w:szCs w:val="18"/>
          <w:shd w:val="clear" w:color="auto" w:fill="185B1E"/>
        </w:rPr>
        <w:t>Pherobase</w:t>
      </w:r>
      <w:proofErr w:type="spellEnd"/>
      <w:r w:rsidRPr="006004AD">
        <w:rPr>
          <w:rFonts w:ascii="Lato" w:hAnsi="Lato"/>
          <w:color w:val="FFFFFF"/>
          <w:sz w:val="18"/>
          <w:szCs w:val="18"/>
          <w:shd w:val="clear" w:color="auto" w:fill="185B1E"/>
        </w:rPr>
        <w:t xml:space="preserve">: Database of Pheromones and </w:t>
      </w:r>
      <w:proofErr w:type="spellStart"/>
      <w:r w:rsidRPr="006004AD">
        <w:rPr>
          <w:rFonts w:ascii="Lato" w:hAnsi="Lato"/>
          <w:color w:val="FFFFFF"/>
          <w:sz w:val="18"/>
          <w:szCs w:val="18"/>
          <w:shd w:val="clear" w:color="auto" w:fill="185B1E"/>
        </w:rPr>
        <w:t>Semiochemicals</w:t>
      </w:r>
      <w:proofErr w:type="spellEnd"/>
      <w:r w:rsidRPr="006004AD">
        <w:rPr>
          <w:rFonts w:ascii="Lato" w:hAnsi="Lato"/>
          <w:color w:val="FFFFFF"/>
          <w:sz w:val="18"/>
          <w:szCs w:val="18"/>
          <w:shd w:val="clear" w:color="auto" w:fill="185B1E"/>
        </w:rPr>
        <w:t>. </w:t>
      </w:r>
      <w:r w:rsidRPr="006004AD">
        <w:rPr>
          <w:rStyle w:val="HTMLCode"/>
          <w:rFonts w:eastAsiaTheme="majorEastAsia"/>
          <w:color w:val="FFFFFF"/>
          <w:sz w:val="23"/>
          <w:szCs w:val="23"/>
          <w:bdr w:val="none" w:sz="0" w:space="0" w:color="auto" w:frame="1"/>
          <w:shd w:val="clear" w:color="auto" w:fill="185B1E"/>
        </w:rPr>
        <w:t>&lt;</w:t>
      </w:r>
      <w:r w:rsidRPr="006004AD">
        <w:rPr>
          <w:rFonts w:ascii="Lato" w:hAnsi="Lato"/>
          <w:color w:val="FFFFFF"/>
          <w:sz w:val="18"/>
          <w:szCs w:val="18"/>
          <w:shd w:val="clear" w:color="auto" w:fill="185B1E"/>
        </w:rPr>
        <w:t>https://www.pherobase.com</w:t>
      </w:r>
      <w:r w:rsidRPr="006004AD">
        <w:rPr>
          <w:rStyle w:val="HTMLCode"/>
          <w:rFonts w:eastAsiaTheme="majorEastAsia"/>
          <w:color w:val="FFFFFF"/>
          <w:sz w:val="23"/>
          <w:szCs w:val="23"/>
          <w:bdr w:val="none" w:sz="0" w:space="0" w:color="auto" w:frame="1"/>
          <w:shd w:val="clear" w:color="auto" w:fill="185B1E"/>
        </w:rPr>
        <w:t>&gt;</w:t>
      </w:r>
    </w:p>
  </w:comment>
  <w:comment w:id="459" w:author="Krissa Skogen" w:date="2021-12-16T15:05:00Z" w:initials="KS">
    <w:p w14:paraId="365CC09F" w14:textId="3D61866B" w:rsidR="00D16C0F" w:rsidRDefault="00D16C0F">
      <w:pPr>
        <w:pStyle w:val="CommentText"/>
      </w:pPr>
      <w:r>
        <w:rPr>
          <w:rStyle w:val="CommentReference"/>
        </w:rPr>
        <w:annotationRef/>
      </w:r>
      <w:r>
        <w:rPr>
          <w:rStyle w:val="CommentReference"/>
        </w:rPr>
        <w:annotationRef/>
      </w:r>
      <w:r w:rsidR="00D45F5F" w:rsidRPr="00D45F5F">
        <w:rPr>
          <w:highlight w:val="green"/>
        </w:rPr>
        <w:t xml:space="preserve">Krissa </w:t>
      </w:r>
      <w:r w:rsidRPr="00D45F5F">
        <w:rPr>
          <w:highlight w:val="green"/>
        </w:rPr>
        <w:t>-</w:t>
      </w:r>
      <w:r>
        <w:t xml:space="preserve"> Correct citation formatting before submission</w:t>
      </w:r>
    </w:p>
  </w:comment>
  <w:comment w:id="466" w:author="Krissa Skogen" w:date="2021-12-16T15:10:00Z" w:initials="KS">
    <w:p w14:paraId="4D819E51" w14:textId="255E8459" w:rsidR="00D16C0F" w:rsidRDefault="00D16C0F" w:rsidP="00D16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ER: relative amounts, as stated before?</w:t>
      </w:r>
    </w:p>
    <w:p w14:paraId="00A35781" w14:textId="77777777" w:rsidR="00D16C0F" w:rsidRDefault="00D16C0F" w:rsidP="00D16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p>
    <w:p w14:paraId="671C355F" w14:textId="1560ADAF" w:rsidR="00D16C0F" w:rsidRDefault="00D16C0F" w:rsidP="00D16C0F">
      <w:pPr>
        <w:pStyle w:val="CommentText"/>
      </w:pPr>
      <w:r>
        <w:rPr>
          <w:rFonts w:ascii="Helvetica" w:hAnsi="Helvetica" w:cs="Helvetica"/>
          <w:color w:val="000000"/>
          <w:sz w:val="28"/>
          <w:szCs w:val="28"/>
        </w:rPr>
        <w:t xml:space="preserve">M: I guess that data were normalized before </w:t>
      </w:r>
      <w:proofErr w:type="gramStart"/>
      <w:r>
        <w:rPr>
          <w:rFonts w:ascii="Helvetica" w:hAnsi="Helvetica" w:cs="Helvetica"/>
          <w:color w:val="000000"/>
          <w:sz w:val="28"/>
          <w:szCs w:val="28"/>
        </w:rPr>
        <w:t>analyses?...</w:t>
      </w:r>
      <w:proofErr w:type="gramEnd"/>
      <w:r>
        <w:rPr>
          <w:rFonts w:ascii="Helvetica" w:hAnsi="Helvetica" w:cs="Helvetica"/>
          <w:color w:val="000000"/>
          <w:sz w:val="28"/>
          <w:szCs w:val="28"/>
        </w:rPr>
        <w:t>to avoid that "apples are compared with pears"...</w:t>
      </w:r>
    </w:p>
  </w:comment>
  <w:comment w:id="467" w:author="Jogesh, Tania (ADM)" w:date="2022-01-07T15:14:00Z" w:initials="JT(">
    <w:p w14:paraId="563F9902" w14:textId="0201CE6E" w:rsidR="00910237" w:rsidRDefault="00910237">
      <w:pPr>
        <w:pStyle w:val="CommentText"/>
      </w:pPr>
      <w:r>
        <w:rPr>
          <w:rStyle w:val="CommentReference"/>
        </w:rPr>
        <w:annotationRef/>
      </w:r>
      <w:r>
        <w:t xml:space="preserve">ANOSIMS conducted separately for scent and morphology so not normalized. </w:t>
      </w:r>
    </w:p>
  </w:comment>
  <w:comment w:id="468" w:author="Krissa Skogen" w:date="2021-12-16T15:10:00Z" w:initials="KS">
    <w:p w14:paraId="1B549C67" w14:textId="453AD1E6" w:rsidR="00D16C0F" w:rsidRDefault="00D16C0F">
      <w:pPr>
        <w:pStyle w:val="CommentText"/>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why?</w:t>
      </w:r>
    </w:p>
  </w:comment>
  <w:comment w:id="469" w:author="Jogesh, Tania (ADM)" w:date="2022-01-07T15:16:00Z" w:initials="JT(">
    <w:p w14:paraId="5F20E1E5" w14:textId="2A9A8305" w:rsidR="00910237" w:rsidRDefault="00910237">
      <w:pPr>
        <w:pStyle w:val="CommentText"/>
      </w:pPr>
      <w:r>
        <w:rPr>
          <w:rStyle w:val="CommentReference"/>
        </w:rPr>
        <w:annotationRef/>
      </w:r>
      <w:r>
        <w:t xml:space="preserve">Just separately for </w:t>
      </w:r>
      <w:proofErr w:type="spellStart"/>
      <w:r>
        <w:t>anosim</w:t>
      </w:r>
      <w:proofErr w:type="spellEnd"/>
      <w:r>
        <w:t xml:space="preserve">, but together for RF. </w:t>
      </w:r>
      <w:r w:rsidR="00FC733D">
        <w:t xml:space="preserve">This does sound </w:t>
      </w:r>
      <w:proofErr w:type="gramStart"/>
      <w:r w:rsidR="00FC733D">
        <w:t>confusing</w:t>
      </w:r>
      <w:proofErr w:type="gramEnd"/>
      <w:r w:rsidR="00FC733D">
        <w:t xml:space="preserve"> so I reworded it</w:t>
      </w:r>
    </w:p>
  </w:comment>
  <w:comment w:id="474" w:author="Krissa Skogen" w:date="2021-12-16T15:10:00Z" w:initials="KS">
    <w:p w14:paraId="5F996CBF" w14:textId="1C0993B2" w:rsidR="00D16C0F" w:rsidRDefault="00D16C0F">
      <w:pPr>
        <w:pStyle w:val="CommentText"/>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scent composition? see results</w:t>
      </w:r>
    </w:p>
  </w:comment>
  <w:comment w:id="475" w:author="Jogesh, Tania (ADM)" w:date="2022-01-07T15:44:00Z" w:initials="JT(">
    <w:p w14:paraId="3ABF61E0" w14:textId="00E758D7" w:rsidR="007430BD" w:rsidRDefault="007430BD">
      <w:pPr>
        <w:pStyle w:val="CommentText"/>
      </w:pPr>
      <w:r>
        <w:rPr>
          <w:rStyle w:val="CommentReference"/>
        </w:rPr>
        <w:annotationRef/>
      </w:r>
      <w:r>
        <w:t>Yes, scent composition</w:t>
      </w:r>
    </w:p>
  </w:comment>
  <w:comment w:id="478" w:author="Krissa Skogen" w:date="2021-12-16T15:11:00Z" w:initials="KS">
    <w:p w14:paraId="1B26764D" w14:textId="2B51AB8B" w:rsidR="00D16C0F" w:rsidRPr="00820736" w:rsidRDefault="00D16C0F" w:rsidP="008207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assumptions of normality and heterogeneity of variances tested?</w:t>
      </w:r>
      <w:r w:rsidR="00820736">
        <w:rPr>
          <w:rFonts w:ascii="Helvetica" w:hAnsi="Helvetica" w:cs="Helvetica"/>
          <w:color w:val="000000"/>
          <w:sz w:val="28"/>
          <w:szCs w:val="28"/>
        </w:rPr>
        <w:t xml:space="preserve"> </w:t>
      </w:r>
      <w:r>
        <w:rPr>
          <w:rFonts w:ascii="Helvetica" w:hAnsi="Helvetica" w:cs="Helvetica"/>
          <w:color w:val="000000"/>
          <w:sz w:val="28"/>
          <w:szCs w:val="28"/>
        </w:rPr>
        <w:t>I have not seen these tests in the Results</w:t>
      </w:r>
    </w:p>
  </w:comment>
  <w:comment w:id="479" w:author="Jogesh, Tania (ADM)" w:date="2022-01-07T15:22:00Z" w:initials="JT(">
    <w:p w14:paraId="7C554AE2" w14:textId="32A3D6F1" w:rsidR="00FC733D" w:rsidRDefault="00FC733D">
      <w:pPr>
        <w:pStyle w:val="CommentText"/>
      </w:pPr>
      <w:r>
        <w:rPr>
          <w:rStyle w:val="CommentReference"/>
        </w:rPr>
        <w:annotationRef/>
      </w:r>
      <w:r>
        <w:t xml:space="preserve">Did rob conduct these t-tests? I’m just now running stats on these and total emission are log transformed to </w:t>
      </w:r>
      <w:r w:rsidR="007430BD">
        <w:t xml:space="preserve">approximate normal </w:t>
      </w:r>
      <w:proofErr w:type="gramStart"/>
      <w:r w:rsidR="007430BD">
        <w:t>dist.</w:t>
      </w:r>
      <w:r>
        <w:t>.</w:t>
      </w:r>
      <w:proofErr w:type="gramEnd"/>
      <w:r>
        <w:t xml:space="preserve"> </w:t>
      </w:r>
      <w:r w:rsidR="007430BD">
        <w:t xml:space="preserve">Not tested per se but visually examined diagnostic plots. Not perfect – a decent chuck of high scent emitting </w:t>
      </w:r>
      <w:proofErr w:type="gramStart"/>
      <w:r w:rsidR="007430BD">
        <w:t>plants</w:t>
      </w:r>
      <w:proofErr w:type="gramEnd"/>
      <w:r w:rsidR="007430BD">
        <w:t xml:space="preserve"> but we are not using to making predictions or even interpreting effect sizes.</w:t>
      </w:r>
    </w:p>
  </w:comment>
  <w:comment w:id="490" w:author="Krissa Skogen" w:date="2021-12-16T15:11:00Z" w:initials="KS">
    <w:p w14:paraId="56216875" w14:textId="1EC18C86" w:rsidR="00D16C0F" w:rsidRDefault="00D16C0F">
      <w:pPr>
        <w:pStyle w:val="CommentText"/>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scents were also tested against geographic distance</w:t>
      </w:r>
    </w:p>
  </w:comment>
  <w:comment w:id="491" w:author="Jogesh, Tania (ADM)" w:date="2022-01-07T15:49:00Z" w:initials="JT(">
    <w:p w14:paraId="0DBD5792" w14:textId="1236DF64" w:rsidR="00424AAA" w:rsidRDefault="00424AAA">
      <w:pPr>
        <w:pStyle w:val="CommentText"/>
      </w:pPr>
      <w:r>
        <w:rPr>
          <w:rStyle w:val="CommentReference"/>
        </w:rPr>
        <w:annotationRef/>
      </w:r>
      <w:r>
        <w:t>Just linalool. Used mantel test to look for association in linalool prod and genetic distance while controlling for geographic distance. Added context</w:t>
      </w:r>
    </w:p>
  </w:comment>
  <w:comment w:id="492" w:author="Krissa Skogen" w:date="2021-12-16T15:25:00Z" w:initials="KS">
    <w:p w14:paraId="41CFF798" w14:textId="137518C3" w:rsidR="00436958" w:rsidRDefault="00436958">
      <w:pPr>
        <w:pStyle w:val="CommentText"/>
      </w:pPr>
      <w:r>
        <w:rPr>
          <w:rStyle w:val="CommentReference"/>
        </w:rPr>
        <w:annotationRef/>
      </w:r>
      <w:r w:rsidRPr="005020BB">
        <w:rPr>
          <w:rFonts w:ascii="Times New Roman" w:eastAsia="Times New Roman" w:hAnsi="Times New Roman" w:cs="Times New Roman"/>
          <w:color w:val="000000"/>
          <w:sz w:val="24"/>
          <w:szCs w:val="24"/>
        </w:rPr>
        <w:t>Please add the following information to the legend: Why is there no pie chart for the population BMR and/or what does "*" mean next to BMR?</w:t>
      </w:r>
    </w:p>
  </w:comment>
  <w:comment w:id="495" w:author="Krissa Skogen" w:date="2021-12-16T15:25:00Z" w:initials="KS">
    <w:p w14:paraId="076EF8F7" w14:textId="77777777" w:rsidR="00436958" w:rsidRPr="005020BB" w:rsidRDefault="00436958" w:rsidP="00436958">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 xml:space="preserve">Now it gets even more confusing: in the main text you write about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but here you suddenly also introduce polymorphic populations aside from the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with one of them being a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the others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according to Table 1. In addition, all populations with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 are per definition polymorphic populations. Please clarify.</w:t>
      </w:r>
    </w:p>
    <w:p w14:paraId="50086E11" w14:textId="4751CF6E" w:rsidR="00436958" w:rsidRDefault="00436958">
      <w:pPr>
        <w:pStyle w:val="CommentText"/>
      </w:pPr>
    </w:p>
  </w:comment>
  <w:comment w:id="498" w:author="Krissa Skogen" w:date="2021-12-16T15:11:00Z" w:initials="KS">
    <w:p w14:paraId="06B7F22C" w14:textId="4DCAF84D" w:rsidR="00D16C0F" w:rsidRDefault="00D16C0F">
      <w:pPr>
        <w:pStyle w:val="CommentText"/>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Pr>
          <w:rFonts w:ascii="Helvetica" w:hAnsi="Helvetica" w:cs="Helvetica"/>
          <w:color w:val="000000"/>
          <w:sz w:val="28"/>
          <w:szCs w:val="28"/>
        </w:rPr>
        <w:t>please indicate the stress values in B and C</w:t>
      </w:r>
    </w:p>
  </w:comment>
  <w:comment w:id="499" w:author="Jogesh, Tania (ADM)" w:date="2022-01-07T16:08:00Z" w:initials="JT(">
    <w:p w14:paraId="680F1EA5" w14:textId="5692CA25" w:rsidR="00CB4C68" w:rsidRDefault="00CB4C68">
      <w:pPr>
        <w:pStyle w:val="CommentText"/>
      </w:pPr>
      <w:r>
        <w:rPr>
          <w:rStyle w:val="CommentReference"/>
        </w:rPr>
        <w:annotationRef/>
      </w:r>
      <w:r>
        <w:t xml:space="preserve">Same stress value for both as same </w:t>
      </w:r>
      <w:proofErr w:type="spellStart"/>
      <w:r>
        <w:t>nmds</w:t>
      </w:r>
      <w:proofErr w:type="spellEnd"/>
      <w:r>
        <w:t xml:space="preserve">, </w:t>
      </w:r>
      <w:proofErr w:type="spellStart"/>
      <w:r>
        <w:t>its</w:t>
      </w:r>
      <w:proofErr w:type="spellEnd"/>
      <w:r>
        <w:t xml:space="preserve"> only the coloring that’s different  </w:t>
      </w:r>
    </w:p>
  </w:comment>
  <w:comment w:id="500" w:author="Krissa Skogen" w:date="2021-12-16T15:25:00Z" w:initials="KS">
    <w:p w14:paraId="54EB0F2B" w14:textId="244E6C26" w:rsidR="00436958" w:rsidRPr="00436958" w:rsidRDefault="00436958" w:rsidP="00436958">
      <w:pPr>
        <w:rPr>
          <w:rFonts w:ascii="Times New Roman" w:eastAsia="Times New Roman" w:hAnsi="Times New Roman" w:cs="Times New Roman"/>
          <w:color w:val="000000"/>
        </w:rPr>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Please add the information what the meaning of the different grey scales is. In </w:t>
      </w:r>
      <w:proofErr w:type="gramStart"/>
      <w:r w:rsidRPr="005020BB">
        <w:rPr>
          <w:rFonts w:ascii="Times New Roman" w:eastAsia="Times New Roman" w:hAnsi="Times New Roman" w:cs="Times New Roman"/>
          <w:color w:val="000000"/>
        </w:rPr>
        <w:t>addition</w:t>
      </w:r>
      <w:proofErr w:type="gramEnd"/>
      <w:r w:rsidRPr="005020BB">
        <w:rPr>
          <w:rFonts w:ascii="Times New Roman" w:eastAsia="Times New Roman" w:hAnsi="Times New Roman" w:cs="Times New Roman"/>
          <w:color w:val="000000"/>
        </w:rPr>
        <w:t xml:space="preserve"> an interesting question would be: Is total scent emission related to the percentage of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in a population? And related to that and essential to show in this manuscript: Does emission differ between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 within populations and does that differ between populations? This could be addressed for total emission as well as for linalool emission.</w:t>
      </w:r>
    </w:p>
  </w:comment>
  <w:comment w:id="501" w:author="Jogesh, Tania (ADM)" w:date="2022-01-07T16:09:00Z" w:initials="JT(">
    <w:p w14:paraId="5B71B6DC" w14:textId="5A841363" w:rsidR="00CB4C68" w:rsidRDefault="00CB4C68">
      <w:pPr>
        <w:pStyle w:val="CommentText"/>
      </w:pPr>
      <w:r>
        <w:rPr>
          <w:rStyle w:val="CommentReference"/>
        </w:rPr>
        <w:annotationRef/>
      </w:r>
      <w:r>
        <w:t>Hmm the plot I generated is not in gray scale and has a legend. Maybe this got lost in illustrator. Will share with you again. Different colors are different years</w:t>
      </w:r>
      <w:r w:rsidR="001042C7">
        <w:t xml:space="preserve">. </w:t>
      </w:r>
      <w:r w:rsidR="00FA1CD0">
        <w:t xml:space="preserve">Added another plot to show total emission between </w:t>
      </w:r>
      <w:proofErr w:type="spellStart"/>
      <w:r w:rsidR="00FA1CD0">
        <w:t>lin</w:t>
      </w:r>
      <w:proofErr w:type="spellEnd"/>
      <w:r w:rsidR="00FA1CD0">
        <w:t xml:space="preserve">+ and </w:t>
      </w:r>
      <w:proofErr w:type="spellStart"/>
      <w:r w:rsidR="00FA1CD0">
        <w:t>lin</w:t>
      </w:r>
      <w:proofErr w:type="spellEnd"/>
      <w:r w:rsidR="00FA1CD0">
        <w:t xml:space="preserve"> – plants by pop. </w:t>
      </w:r>
      <w:r w:rsidR="00CB567E">
        <w:t xml:space="preserve">As you would expect </w:t>
      </w:r>
      <w:proofErr w:type="spellStart"/>
      <w:r w:rsidR="00CB567E">
        <w:t>lin</w:t>
      </w:r>
      <w:proofErr w:type="spellEnd"/>
      <w:r w:rsidR="00CB567E">
        <w:t xml:space="preserve">+ plants have higher overall emission rates but not </w:t>
      </w:r>
      <w:proofErr w:type="spellStart"/>
      <w:r w:rsidR="00CB567E">
        <w:t>consistant</w:t>
      </w:r>
      <w:proofErr w:type="spellEnd"/>
      <w:r w:rsidR="00CB567E">
        <w:t xml:space="preserve">. We can chat more next week  </w:t>
      </w:r>
      <w:r>
        <w:t xml:space="preserve"> </w:t>
      </w:r>
    </w:p>
  </w:comment>
  <w:comment w:id="503" w:author="Krissa Skogen" w:date="2021-12-16T15:11:00Z" w:initials="KS">
    <w:p w14:paraId="3FD75160" w14:textId="7480EA70" w:rsidR="00D16C0F" w:rsidRDefault="00D16C0F">
      <w:pPr>
        <w:pStyle w:val="CommentText"/>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Pr>
          <w:rFonts w:ascii="Helvetica" w:hAnsi="Helvetica" w:cs="Helvetica"/>
          <w:color w:val="000000"/>
          <w:sz w:val="28"/>
          <w:szCs w:val="28"/>
        </w:rPr>
        <w:t xml:space="preserve">please indicate the different years of sampling in the Fig.; also, which values are shown? mean, median, SE, </w:t>
      </w:r>
      <w:proofErr w:type="gramStart"/>
      <w:r>
        <w:rPr>
          <w:rFonts w:ascii="Helvetica" w:hAnsi="Helvetica" w:cs="Helvetica"/>
          <w:color w:val="000000"/>
          <w:sz w:val="28"/>
          <w:szCs w:val="28"/>
        </w:rPr>
        <w:t>Quartiles,...</w:t>
      </w:r>
      <w:proofErr w:type="gramEnd"/>
      <w:r>
        <w:rPr>
          <w:rFonts w:ascii="Helvetica" w:hAnsi="Helvetica" w:cs="Helvetica"/>
          <w:color w:val="000000"/>
          <w:sz w:val="28"/>
          <w:szCs w:val="28"/>
        </w:rPr>
        <w:t>.</w:t>
      </w:r>
    </w:p>
  </w:comment>
  <w:comment w:id="504" w:author="Jogesh, Tania (ADM)" w:date="2022-01-07T16:29:00Z" w:initials="JT(">
    <w:p w14:paraId="4A9CD569" w14:textId="3B63D949" w:rsidR="00CB567E" w:rsidRDefault="00CB567E">
      <w:pPr>
        <w:pStyle w:val="CommentText"/>
      </w:pPr>
      <w:r>
        <w:rPr>
          <w:rStyle w:val="CommentReference"/>
        </w:rPr>
        <w:annotationRef/>
      </w:r>
      <w:r>
        <w:t xml:space="preserve">See above: legend got lost somewhere. It’s a boxplot so medians and quartiles. </w:t>
      </w:r>
    </w:p>
  </w:comment>
  <w:comment w:id="505" w:author="Krissa Skogen" w:date="2021-12-16T15:25:00Z" w:initials="KS">
    <w:p w14:paraId="2E3C5D49" w14:textId="4A7B8DBF" w:rsidR="00436958" w:rsidRPr="00436958" w:rsidRDefault="00436958" w:rsidP="00436958">
      <w:pPr>
        <w:rPr>
          <w:rFonts w:ascii="Times New Roman" w:eastAsia="Times New Roman" w:hAnsi="Times New Roman" w:cs="Times New Roman"/>
          <w:color w:val="000000"/>
        </w:rPr>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Please add the information what the symbols represent (individuals?) and what the ellipses are. And again, it is not surprising that scent composition differs between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since linalool emission differs. I suggest the following, biologically more relevant way to look at the data: use different </w:t>
      </w:r>
      <w:proofErr w:type="spellStart"/>
      <w:r w:rsidRPr="005020BB">
        <w:rPr>
          <w:rFonts w:ascii="Times New Roman" w:eastAsia="Times New Roman" w:hAnsi="Times New Roman" w:cs="Times New Roman"/>
          <w:color w:val="000000"/>
        </w:rPr>
        <w:t>colours</w:t>
      </w:r>
      <w:proofErr w:type="spellEnd"/>
      <w:r w:rsidRPr="005020BB">
        <w:rPr>
          <w:rFonts w:ascii="Times New Roman" w:eastAsia="Times New Roman" w:hAnsi="Times New Roman" w:cs="Times New Roman"/>
          <w:color w:val="000000"/>
        </w:rPr>
        <w:t xml:space="preserve"> for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and use different symbols for different populations. This would provide interesting insights into whether there is a general difference between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(probably mainly </w:t>
      </w:r>
      <w:proofErr w:type="spellStart"/>
      <w:proofErr w:type="gramStart"/>
      <w:r w:rsidRPr="005020BB">
        <w:rPr>
          <w:rFonts w:ascii="Times New Roman" w:eastAsia="Times New Roman" w:hAnsi="Times New Roman" w:cs="Times New Roman"/>
          <w:color w:val="000000"/>
        </w:rPr>
        <w:t>do</w:t>
      </w:r>
      <w:proofErr w:type="spellEnd"/>
      <w:proofErr w:type="gramEnd"/>
      <w:r w:rsidRPr="005020BB">
        <w:rPr>
          <w:rFonts w:ascii="Times New Roman" w:eastAsia="Times New Roman" w:hAnsi="Times New Roman" w:cs="Times New Roman"/>
          <w:color w:val="000000"/>
        </w:rPr>
        <w:t xml:space="preserve"> to the emission of linalool) and/or whether there are differences in the scent composition among populations. This should also be assessed in the statistical analyses. In addition, doing these analyses once including linalool and once excluding linalool may provide interesting insights into whether populations and/or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 also differ in the scent composition independent of linalool.</w:t>
      </w:r>
    </w:p>
  </w:comment>
  <w:comment w:id="506" w:author="Jogesh, Tania (ADM)" w:date="2022-01-07T16:31:00Z" w:initials="JT(">
    <w:p w14:paraId="45DE4EEC" w14:textId="51E0A7C3" w:rsidR="00CB567E" w:rsidRDefault="00CB567E">
      <w:pPr>
        <w:pStyle w:val="CommentText"/>
      </w:pPr>
      <w:r>
        <w:rPr>
          <w:rStyle w:val="CommentReference"/>
        </w:rPr>
        <w:annotationRef/>
      </w:r>
      <w:r w:rsidR="005027E4">
        <w:t xml:space="preserve">Should we drop the ellipses? These are what we originally called </w:t>
      </w:r>
      <w:proofErr w:type="spellStart"/>
      <w:r w:rsidR="005027E4">
        <w:t>lin</w:t>
      </w:r>
      <w:proofErr w:type="spellEnd"/>
      <w:r w:rsidR="005027E4">
        <w:t xml:space="preserve"> + and </w:t>
      </w:r>
      <w:proofErr w:type="spellStart"/>
      <w:r w:rsidR="005027E4">
        <w:t>lin</w:t>
      </w:r>
      <w:proofErr w:type="spellEnd"/>
      <w:r w:rsidR="005027E4">
        <w:t xml:space="preserve"> – populations. </w:t>
      </w:r>
      <w:r w:rsidR="00CE1F7C">
        <w:t xml:space="preserve">I can color by </w:t>
      </w:r>
      <w:proofErr w:type="spellStart"/>
      <w:r w:rsidR="00CE1F7C">
        <w:t>lin</w:t>
      </w:r>
      <w:proofErr w:type="spellEnd"/>
      <w:r w:rsidR="00CE1F7C">
        <w:t xml:space="preserve">- and </w:t>
      </w:r>
      <w:proofErr w:type="spellStart"/>
      <w:r w:rsidR="00CE1F7C">
        <w:t>lin</w:t>
      </w:r>
      <w:proofErr w:type="spellEnd"/>
      <w:r w:rsidR="00CE1F7C">
        <w:t xml:space="preserve">+ plants but 18 symbols </w:t>
      </w:r>
      <w:proofErr w:type="gramStart"/>
      <w:r w:rsidR="00CE1F7C">
        <w:t>is</w:t>
      </w:r>
      <w:proofErr w:type="gramEnd"/>
      <w:r w:rsidR="00CE1F7C">
        <w:t xml:space="preserve"> not great data viz.  </w:t>
      </w:r>
      <w:r>
        <w:t xml:space="preserve">I would counter this </w:t>
      </w:r>
      <w:r w:rsidR="00CE1F7C">
        <w:t xml:space="preserve">ask </w:t>
      </w:r>
      <w:r>
        <w:t xml:space="preserve">and say that we can do a simper analysis and show that Linalool is the driving factor in </w:t>
      </w:r>
      <w:r w:rsidR="005027E4">
        <w:t>differentiating</w:t>
      </w:r>
      <w:r>
        <w:t xml:space="preserve"> populations. We already </w:t>
      </w:r>
      <w:r w:rsidR="005027E4">
        <w:t xml:space="preserve">sort of </w:t>
      </w:r>
      <w:r>
        <w:t>do this with the R</w:t>
      </w:r>
      <w:r w:rsidR="005027E4">
        <w:t xml:space="preserve">andom </w:t>
      </w:r>
      <w:r>
        <w:t>F</w:t>
      </w:r>
      <w:r w:rsidR="005027E4">
        <w:t>orest</w:t>
      </w:r>
      <w:r>
        <w:t xml:space="preserve">. I don’t think it makes a ton of sense to do analyses with and without linalool. </w:t>
      </w:r>
    </w:p>
  </w:comment>
  <w:comment w:id="507" w:author="Krissa Skogen" w:date="2021-12-16T15:12:00Z" w:initials="KS">
    <w:p w14:paraId="26EA9506" w14:textId="5E4F6087" w:rsidR="00D16C0F" w:rsidRDefault="00D16C0F">
      <w:pPr>
        <w:pStyle w:val="CommentText"/>
      </w:pPr>
      <w:r>
        <w:rPr>
          <w:rStyle w:val="CommentReference"/>
        </w:rPr>
        <w:annotationRef/>
      </w:r>
      <w:r w:rsidR="008E1BE1" w:rsidRPr="008E1BE1">
        <w:rPr>
          <w:rFonts w:ascii="Helvetica" w:hAnsi="Helvetica" w:cs="Helvetica"/>
          <w:color w:val="000000"/>
          <w:sz w:val="28"/>
          <w:szCs w:val="28"/>
          <w:highlight w:val="green"/>
        </w:rPr>
        <w:t>All -</w:t>
      </w:r>
      <w:r w:rsidR="008E1BE1">
        <w:rPr>
          <w:rFonts w:ascii="Helvetica" w:hAnsi="Helvetica" w:cs="Helvetica"/>
          <w:color w:val="000000"/>
          <w:sz w:val="28"/>
          <w:szCs w:val="28"/>
        </w:rPr>
        <w:t xml:space="preserve"> </w:t>
      </w:r>
      <w:r>
        <w:rPr>
          <w:rFonts w:ascii="Helvetica" w:hAnsi="Helvetica" w:cs="Helvetica"/>
          <w:color w:val="000000"/>
          <w:sz w:val="28"/>
          <w:szCs w:val="28"/>
        </w:rPr>
        <w:t xml:space="preserve">I do not see that this Figure and the corresponding analyses are needed; when classifying the populations </w:t>
      </w:r>
      <w:proofErr w:type="gramStart"/>
      <w:r>
        <w:rPr>
          <w:rFonts w:ascii="Helvetica" w:hAnsi="Helvetica" w:cs="Helvetica"/>
          <w:color w:val="000000"/>
          <w:sz w:val="28"/>
          <w:szCs w:val="28"/>
        </w:rPr>
        <w:t>according</w:t>
      </w:r>
      <w:proofErr w:type="gramEnd"/>
      <w:r>
        <w:rPr>
          <w:rFonts w:ascii="Helvetica" w:hAnsi="Helvetica" w:cs="Helvetica"/>
          <w:color w:val="000000"/>
          <w:sz w:val="28"/>
          <w:szCs w:val="28"/>
        </w:rPr>
        <w:t xml:space="preserve"> the occurrence of the compound that is most responsible for population differentiation, it is not surprising that differences are found</w:t>
      </w:r>
    </w:p>
  </w:comment>
  <w:comment w:id="508" w:author="Robert" w:date="2021-12-21T18:45:00Z" w:initials="R">
    <w:p w14:paraId="45FE44E6" w14:textId="77777777" w:rsidR="009E76F2" w:rsidRDefault="009E76F2">
      <w:pPr>
        <w:pStyle w:val="CommentText"/>
      </w:pPr>
      <w:r>
        <w:rPr>
          <w:rStyle w:val="CommentReference"/>
        </w:rPr>
        <w:annotationRef/>
      </w:r>
      <w:r>
        <w:t xml:space="preserve">I don’t understand the logic here. Random Forest and NMDS / Bray – Curtis are different kinds of approaches. The burden of proof on any scientist making claims of novelty is to present multiple sources of evidence. </w:t>
      </w:r>
    </w:p>
    <w:p w14:paraId="6E731025" w14:textId="77777777" w:rsidR="009E76F2" w:rsidRDefault="009E76F2">
      <w:pPr>
        <w:pStyle w:val="CommentText"/>
      </w:pPr>
    </w:p>
    <w:p w14:paraId="3948FE2B" w14:textId="77777777" w:rsidR="009E76F2" w:rsidRDefault="009E76F2">
      <w:pPr>
        <w:pStyle w:val="CommentText"/>
      </w:pPr>
      <w:r>
        <w:t xml:space="preserve">By showing *all data* in the NMDS plots, we provide </w:t>
      </w:r>
      <w:r w:rsidR="003B2CE5">
        <w:t xml:space="preserve">reassurance that the entire premise of our study is based on more than one Random Forest analysis, and we show nuance in data between sites and years for just how prevalent this pattern is. </w:t>
      </w:r>
    </w:p>
    <w:p w14:paraId="53A915B3" w14:textId="77777777" w:rsidR="003B2CE5" w:rsidRDefault="003B2CE5">
      <w:pPr>
        <w:pStyle w:val="CommentText"/>
      </w:pPr>
    </w:p>
    <w:p w14:paraId="2377BE05" w14:textId="5479A32B" w:rsidR="003B2CE5" w:rsidRDefault="003B2CE5">
      <w:pPr>
        <w:pStyle w:val="CommentText"/>
      </w:pPr>
      <w:r>
        <w:t xml:space="preserve">Had we omitted the NMDS it would have been just as likely that a reviewer would have demanded one. </w:t>
      </w:r>
    </w:p>
  </w:comment>
  <w:comment w:id="509" w:author="Jogesh, Tania (ADM)" w:date="2022-01-07T16:51:00Z" w:initials="JT(">
    <w:p w14:paraId="6F31F27F" w14:textId="166663E2" w:rsidR="00BE66A7" w:rsidRDefault="00BE66A7">
      <w:pPr>
        <w:pStyle w:val="CommentText"/>
      </w:pPr>
      <w:r>
        <w:rPr>
          <w:rStyle w:val="CommentReference"/>
        </w:rPr>
        <w:annotationRef/>
      </w:r>
      <w:r>
        <w:t xml:space="preserve">I think adding the </w:t>
      </w:r>
      <w:proofErr w:type="spellStart"/>
      <w:r>
        <w:t>lin</w:t>
      </w:r>
      <w:proofErr w:type="spellEnd"/>
      <w:r>
        <w:t xml:space="preserve">+ and </w:t>
      </w:r>
      <w:proofErr w:type="spellStart"/>
      <w:r>
        <w:t>lin</w:t>
      </w:r>
      <w:proofErr w:type="spellEnd"/>
      <w:r>
        <w:t xml:space="preserve">- colors to the plot will show that the differentiation we see is largely driven by linalool and that’s the point we are trying to make. </w:t>
      </w:r>
    </w:p>
  </w:comment>
  <w:comment w:id="515" w:author="Krissa Skogen" w:date="2021-12-16T15:26:00Z" w:initials="KS">
    <w:p w14:paraId="5B99E0B5" w14:textId="027A1659" w:rsidR="00436958" w:rsidRDefault="00436958">
      <w:pPr>
        <w:pStyle w:val="CommentText"/>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sidRPr="005020BB">
        <w:rPr>
          <w:rFonts w:ascii="Times New Roman" w:eastAsia="Times New Roman" w:hAnsi="Times New Roman" w:cs="Times New Roman"/>
          <w:color w:val="000000"/>
          <w:sz w:val="24"/>
          <w:szCs w:val="24"/>
        </w:rPr>
        <w:t xml:space="preserve">Also here it would be very interesting and helpful to somehow indicate which plants were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 xml:space="preserve">+ and which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w:t>
      </w:r>
    </w:p>
  </w:comment>
  <w:comment w:id="516" w:author="Jogesh, Tania (ADM)" w:date="2022-01-07T16:52:00Z" w:initials="JT(">
    <w:p w14:paraId="3D38C4D7" w14:textId="783AB82E" w:rsidR="00BE66A7" w:rsidRDefault="00BE66A7">
      <w:pPr>
        <w:pStyle w:val="CommentText"/>
      </w:pPr>
      <w:r>
        <w:rPr>
          <w:rStyle w:val="CommentReference"/>
        </w:rPr>
        <w:annotationRef/>
      </w:r>
      <w:r>
        <w:t>Done. See above</w:t>
      </w:r>
    </w:p>
  </w:comment>
  <w:comment w:id="517" w:author="Krissa Skogen" w:date="2021-12-16T15:12:00Z" w:initials="KS">
    <w:p w14:paraId="7B590044" w14:textId="1D59C97E" w:rsidR="00D16C0F" w:rsidRDefault="00D16C0F">
      <w:pPr>
        <w:pStyle w:val="CommentText"/>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Pr>
          <w:rFonts w:ascii="Helvetica" w:hAnsi="Helvetica" w:cs="Helvetica"/>
          <w:color w:val="000000"/>
          <w:sz w:val="28"/>
          <w:szCs w:val="28"/>
        </w:rPr>
        <w:t>the year effects are somehow not obvious in the Figure; the dispersion seems also to be similar</w:t>
      </w:r>
    </w:p>
  </w:comment>
  <w:comment w:id="518" w:author="Jogesh, Tania (ADM)" w:date="2022-01-07T16:52:00Z" w:initials="JT(">
    <w:p w14:paraId="2FEF22EC" w14:textId="50F773E4" w:rsidR="00ED4AFC" w:rsidRDefault="00ED4AFC">
      <w:pPr>
        <w:pStyle w:val="CommentText"/>
      </w:pPr>
      <w:r>
        <w:rPr>
          <w:rStyle w:val="CommentReference"/>
        </w:rPr>
        <w:annotationRef/>
      </w:r>
      <w:r>
        <w:t xml:space="preserve">Not sure what to say here expect for its hard to see small differences in an NMDS. </w:t>
      </w:r>
    </w:p>
  </w:comment>
  <w:comment w:id="519" w:author="Krissa Skogen" w:date="2021-12-16T15:27:00Z" w:initials="KS">
    <w:p w14:paraId="2EB7C6C1" w14:textId="31ACD65B" w:rsidR="00436958" w:rsidRPr="00436958" w:rsidRDefault="00436958" w:rsidP="00436958">
      <w:pPr>
        <w:rPr>
          <w:rFonts w:ascii="Times New Roman" w:eastAsia="Times New Roman" w:hAnsi="Times New Roman" w:cs="Times New Roman"/>
          <w:color w:val="000000"/>
        </w:rPr>
      </w:pPr>
      <w:r>
        <w:rPr>
          <w:rStyle w:val="CommentReference"/>
        </w:rPr>
        <w:annotationRef/>
      </w:r>
      <w:r w:rsidR="008E1BE1" w:rsidRPr="00033912">
        <w:rPr>
          <w:rFonts w:ascii="Helvetica" w:hAnsi="Helvetica" w:cs="Helvetica"/>
          <w:color w:val="000000"/>
          <w:sz w:val="28"/>
          <w:szCs w:val="28"/>
          <w:highlight w:val="yellow"/>
        </w:rPr>
        <w:t>Tania -</w:t>
      </w:r>
      <w:r w:rsidR="008E1BE1">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Where is this visible? It is also not clear whether you are writing about total emission or linalool emission. Please describe this in more detail. If it were the latter, it would be essential for the understanding of the study to somewhere show the linalool emission rates for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 for each of the populations.</w:t>
      </w:r>
    </w:p>
  </w:comment>
  <w:comment w:id="520" w:author="Robert" w:date="2021-12-21T18:51:00Z" w:initials="R">
    <w:p w14:paraId="77F4EA03" w14:textId="4545C1F6" w:rsidR="003B2CE5" w:rsidRDefault="003B2CE5">
      <w:pPr>
        <w:pStyle w:val="CommentText"/>
      </w:pPr>
      <w:r>
        <w:rPr>
          <w:rStyle w:val="CommentReference"/>
        </w:rPr>
        <w:annotationRef/>
      </w:r>
      <w:r>
        <w:t xml:space="preserve">Those data are available in Tables </w:t>
      </w:r>
      <w:r w:rsidR="005862C0">
        <w:t>S1 and S</w:t>
      </w:r>
      <w:r>
        <w:t>2</w:t>
      </w:r>
    </w:p>
  </w:comment>
  <w:comment w:id="521" w:author="Robert" w:date="2021-12-21T18:52:00Z" w:initials="R">
    <w:p w14:paraId="4FC7AE50" w14:textId="348AE559" w:rsidR="003B2CE5" w:rsidRDefault="003B2CE5">
      <w:pPr>
        <w:pStyle w:val="CommentText"/>
      </w:pPr>
      <w:r>
        <w:rPr>
          <w:rStyle w:val="CommentReference"/>
        </w:rPr>
        <w:annotationRef/>
      </w:r>
      <w:r>
        <w:t xml:space="preserve">Can </w:t>
      </w:r>
      <w:proofErr w:type="spellStart"/>
      <w:r>
        <w:t>these</w:t>
      </w:r>
      <w:proofErr w:type="spellEnd"/>
      <w:r>
        <w:t xml:space="preserve"> be added to the bars in the figure? They take up a lot of space here. </w:t>
      </w:r>
    </w:p>
  </w:comment>
  <w:comment w:id="522" w:author="Jogesh, Tania (ADM)" w:date="2022-01-07T16:56:00Z" w:initials="JT(">
    <w:p w14:paraId="0908BC84" w14:textId="688172A4" w:rsidR="00ED4AFC" w:rsidRDefault="00ED4AFC">
      <w:pPr>
        <w:pStyle w:val="CommentText"/>
      </w:pPr>
      <w:r>
        <w:rPr>
          <w:rStyle w:val="CommentReference"/>
        </w:rPr>
        <w:annotationRef/>
      </w:r>
      <w:r>
        <w:t>Will add to the Figure</w:t>
      </w:r>
    </w:p>
  </w:comment>
  <w:comment w:id="524" w:author="Krissa Skogen" w:date="2021-12-16T15:26:00Z" w:initials="KS">
    <w:p w14:paraId="7A75F222" w14:textId="5EACFC65" w:rsidR="00436958" w:rsidRDefault="00436958">
      <w:pPr>
        <w:pStyle w:val="CommentText"/>
      </w:pPr>
      <w:r>
        <w:rPr>
          <w:rStyle w:val="CommentReference"/>
        </w:rPr>
        <w:annotationRef/>
      </w:r>
      <w:r w:rsidR="008E1BE1" w:rsidRPr="00033912">
        <w:rPr>
          <w:rFonts w:ascii="Helvetica" w:hAnsi="Helvetica" w:cs="Helvetica"/>
          <w:color w:val="000000"/>
          <w:sz w:val="28"/>
          <w:szCs w:val="28"/>
          <w:highlight w:val="yellow"/>
        </w:rPr>
        <w:t>Tania -</w:t>
      </w:r>
      <w:r w:rsidR="008E1BE1">
        <w:rPr>
          <w:rFonts w:ascii="Helvetica" w:hAnsi="Helvetica" w:cs="Helvetica"/>
          <w:color w:val="000000"/>
          <w:sz w:val="28"/>
          <w:szCs w:val="28"/>
        </w:rPr>
        <w:t xml:space="preserve"> </w:t>
      </w:r>
      <w:r w:rsidRPr="005020BB">
        <w:rPr>
          <w:rFonts w:ascii="Times New Roman" w:eastAsia="Times New Roman" w:hAnsi="Times New Roman" w:cs="Times New Roman"/>
          <w:color w:val="000000"/>
          <w:sz w:val="24"/>
          <w:szCs w:val="24"/>
        </w:rPr>
        <w:t xml:space="preserve">Also here it would be very interesting and helpful to somehow indicate which plants were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 xml:space="preserve">+ and which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w:t>
      </w:r>
    </w:p>
  </w:comment>
  <w:comment w:id="525" w:author="Jogesh, Tania (ADM)" w:date="2022-01-07T16:56:00Z" w:initials="JT(">
    <w:p w14:paraId="7A712398" w14:textId="25176365" w:rsidR="00ED4AFC" w:rsidRDefault="00ED4AFC">
      <w:pPr>
        <w:pStyle w:val="CommentText"/>
      </w:pPr>
      <w:r>
        <w:rPr>
          <w:rStyle w:val="CommentReference"/>
        </w:rPr>
        <w:annotationRef/>
      </w:r>
      <w:r>
        <w:t xml:space="preserve">Will do </w:t>
      </w:r>
    </w:p>
  </w:comment>
  <w:comment w:id="526" w:author="Krissa Skogen" w:date="2021-12-16T15:27:00Z" w:initials="KS">
    <w:p w14:paraId="3C4A1D74" w14:textId="66659267" w:rsidR="00436958" w:rsidRDefault="00436958">
      <w:pPr>
        <w:pStyle w:val="CommentText"/>
      </w:pPr>
      <w:r>
        <w:rPr>
          <w:rStyle w:val="CommentReference"/>
        </w:rPr>
        <w:annotationRef/>
      </w:r>
      <w:r w:rsidR="00735DBD" w:rsidRPr="00735DBD">
        <w:rPr>
          <w:rFonts w:ascii="Times New Roman" w:eastAsia="Times New Roman" w:hAnsi="Times New Roman" w:cs="Times New Roman"/>
          <w:color w:val="000000"/>
          <w:sz w:val="24"/>
          <w:szCs w:val="24"/>
          <w:highlight w:val="yellow"/>
        </w:rPr>
        <w:t>Tania -</w:t>
      </w:r>
      <w:r w:rsidR="00735DBD">
        <w:rPr>
          <w:rFonts w:ascii="Times New Roman" w:eastAsia="Times New Roman" w:hAnsi="Times New Roman" w:cs="Times New Roman"/>
          <w:color w:val="000000"/>
          <w:sz w:val="24"/>
          <w:szCs w:val="24"/>
        </w:rPr>
        <w:t xml:space="preserve"> </w:t>
      </w:r>
      <w:r w:rsidRPr="005020BB">
        <w:rPr>
          <w:rFonts w:ascii="Times New Roman" w:eastAsia="Times New Roman" w:hAnsi="Times New Roman" w:cs="Times New Roman"/>
          <w:color w:val="000000"/>
          <w:sz w:val="24"/>
          <w:szCs w:val="24"/>
        </w:rPr>
        <w:t>Again, I am not sure what the column "Median linalool emission rate (</w:t>
      </w:r>
      <w:proofErr w:type="spellStart"/>
      <w:r w:rsidRPr="005020BB">
        <w:rPr>
          <w:rFonts w:ascii="Times New Roman" w:eastAsia="Times New Roman" w:hAnsi="Times New Roman" w:cs="Times New Roman"/>
          <w:color w:val="000000"/>
          <w:sz w:val="24"/>
          <w:szCs w:val="24"/>
        </w:rPr>
        <w:t>μg</w:t>
      </w:r>
      <w:proofErr w:type="spellEnd"/>
      <w:r w:rsidRPr="005020BB">
        <w:rPr>
          <w:rFonts w:ascii="Times New Roman" w:eastAsia="Times New Roman" w:hAnsi="Times New Roman" w:cs="Times New Roman"/>
          <w:color w:val="000000"/>
          <w:sz w:val="24"/>
          <w:szCs w:val="24"/>
        </w:rPr>
        <w:t xml:space="preserve"> flower-1 hr-1)" tells us, because it is not surprising that median emission rate is lower in populations with fewer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 xml:space="preserve">+ individuals. A more relevant information would be to show this only for the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 plants and including more decimal places would provide a better understanding of the entire extent of the variation in linalool.</w:t>
      </w:r>
    </w:p>
  </w:comment>
  <w:comment w:id="527" w:author="Krissa Skogen" w:date="2021-12-16T15:14:00Z" w:initials="KS">
    <w:p w14:paraId="23990C02" w14:textId="2F411F17" w:rsidR="00B02F6B" w:rsidRDefault="00B02F6B">
      <w:pPr>
        <w:pStyle w:val="CommentText"/>
      </w:pPr>
      <w:r>
        <w:rPr>
          <w:rStyle w:val="CommentReference"/>
        </w:rPr>
        <w:annotationRef/>
      </w:r>
      <w:r w:rsidR="00735DBD" w:rsidRPr="00735DBD">
        <w:rPr>
          <w:rFonts w:ascii="Times New Roman" w:eastAsia="Times New Roman" w:hAnsi="Times New Roman" w:cs="Times New Roman"/>
          <w:color w:val="000000"/>
          <w:sz w:val="24"/>
          <w:szCs w:val="24"/>
          <w:highlight w:val="yellow"/>
        </w:rPr>
        <w:t>Tania -</w:t>
      </w:r>
      <w:r w:rsidR="00735DBD">
        <w:rPr>
          <w:rFonts w:ascii="Times New Roman" w:eastAsia="Times New Roman" w:hAnsi="Times New Roman" w:cs="Times New Roman"/>
          <w:color w:val="000000"/>
          <w:sz w:val="24"/>
          <w:szCs w:val="24"/>
        </w:rPr>
        <w:t xml:space="preserve"> </w:t>
      </w:r>
      <w:r>
        <w:t xml:space="preserve">For Median linalool emission rate - </w:t>
      </w:r>
      <w:r>
        <w:rPr>
          <w:rFonts w:ascii="Helvetica" w:hAnsi="Helvetica" w:cs="Helvetica"/>
          <w:color w:val="000000"/>
          <w:sz w:val="28"/>
          <w:szCs w:val="28"/>
        </w:rPr>
        <w:t>please discriminate between "true 0" and &lt; 0.005</w:t>
      </w:r>
    </w:p>
  </w:comment>
  <w:comment w:id="528" w:author="Krissa Skogen" w:date="2021-12-16T15:27:00Z" w:initials="KS">
    <w:p w14:paraId="251043E0" w14:textId="1398BB43" w:rsidR="00436958" w:rsidRPr="00436958" w:rsidRDefault="00436958" w:rsidP="00436958">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Table 2 and 3 or Table S1 and S2, respectively: There are several issues with these tables. First, Table 2 and Table S1 are the same as far as I can see, and Table 3 and Table S2 are also the same as far as I can see. Thus, it should just be the one or the other. Since the tables are very large, I suggest not including them in the main manuscript but rather in the Supplementary Information as Table S1 and Table S2. Second, in the main text there is only a reference to Table 2 and Table 3 but not to Table S1 and Table S2. This is probably connected to the first point and should be addressed accordingly. Last, the table headings of Table S1 (Table 2) and Table S2 (Table 3) are with a few minor linguistic differences the same regarding the content/meaning. I am not sure but is Table S1 about the plants collected in natural populations and Table S2 about plants grown in the greenhouse? Please specify.</w:t>
      </w:r>
    </w:p>
  </w:comment>
  <w:comment w:id="533" w:author="Robert" w:date="2021-12-29T10:21:00Z" w:initials="R">
    <w:p w14:paraId="62C21B85" w14:textId="64D4C08E" w:rsidR="006C5FB9" w:rsidRDefault="006C5FB9">
      <w:pPr>
        <w:pStyle w:val="CommentText"/>
      </w:pPr>
      <w:r>
        <w:rPr>
          <w:rStyle w:val="CommentReference"/>
        </w:rPr>
        <w:annotationRef/>
      </w:r>
      <w:r>
        <w:t>NOW this is Table S2</w:t>
      </w:r>
    </w:p>
  </w:comment>
  <w:comment w:id="548" w:author="Krissa Skogen" w:date="2021-12-16T15:34:00Z" w:initials="KS">
    <w:p w14:paraId="163AA0F3" w14:textId="2E1FFD16" w:rsidR="00AF0544" w:rsidRDefault="00AF0544">
      <w:pPr>
        <w:pStyle w:val="CommentText"/>
      </w:pPr>
      <w:r>
        <w:rPr>
          <w:rStyle w:val="CommentReference"/>
        </w:rPr>
        <w:annotationRef/>
      </w:r>
      <w:r w:rsidRPr="005020BB">
        <w:rPr>
          <w:rFonts w:ascii="Times New Roman" w:eastAsia="Times New Roman" w:hAnsi="Times New Roman" w:cs="Times New Roman"/>
          <w:color w:val="000000"/>
          <w:sz w:val="24"/>
          <w:szCs w:val="24"/>
        </w:rPr>
        <w:t xml:space="preserve">Please double-check the references and make sure that they are consistent. Some genera and species names are not in italics. Some titles are </w:t>
      </w:r>
      <w:proofErr w:type="spellStart"/>
      <w:r w:rsidRPr="005020BB">
        <w:rPr>
          <w:rFonts w:ascii="Times New Roman" w:eastAsia="Times New Roman" w:hAnsi="Times New Roman" w:cs="Times New Roman"/>
          <w:color w:val="000000"/>
          <w:sz w:val="24"/>
          <w:szCs w:val="24"/>
        </w:rPr>
        <w:t>capitalised</w:t>
      </w:r>
      <w:proofErr w:type="spellEnd"/>
      <w:r w:rsidRPr="005020BB">
        <w:rPr>
          <w:rFonts w:ascii="Times New Roman" w:eastAsia="Times New Roman" w:hAnsi="Times New Roman" w:cs="Times New Roman"/>
          <w:color w:val="000000"/>
          <w:sz w:val="24"/>
          <w:szCs w:val="24"/>
        </w:rPr>
        <w:t xml:space="preserve"> others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031037" w15:done="0"/>
  <w15:commentEx w15:paraId="6C5D770C" w15:done="0"/>
  <w15:commentEx w15:paraId="698414D4" w15:done="0"/>
  <w15:commentEx w15:paraId="4E826E8F" w15:done="0"/>
  <w15:commentEx w15:paraId="5074D265" w15:done="0"/>
  <w15:commentEx w15:paraId="17EEF3E5" w15:done="0"/>
  <w15:commentEx w15:paraId="1005FD70" w15:paraIdParent="17EEF3E5" w15:done="0"/>
  <w15:commentEx w15:paraId="0873BE12" w15:paraIdParent="17EEF3E5" w15:done="0"/>
  <w15:commentEx w15:paraId="7FBB998B" w15:done="0"/>
  <w15:commentEx w15:paraId="456FFC56" w15:done="0"/>
  <w15:commentEx w15:paraId="0C79333A" w15:done="0"/>
  <w15:commentEx w15:paraId="23214FFF" w15:paraIdParent="0C79333A" w15:done="0"/>
  <w15:commentEx w15:paraId="5FEECF60" w15:done="0"/>
  <w15:commentEx w15:paraId="1286F2CD" w15:done="0"/>
  <w15:commentEx w15:paraId="1D37A4D7" w15:done="0"/>
  <w15:commentEx w15:paraId="00B17CF7" w15:paraIdParent="1D37A4D7" w15:done="0"/>
  <w15:commentEx w15:paraId="4C8ED29E" w15:done="0"/>
  <w15:commentEx w15:paraId="3F106C11" w15:paraIdParent="4C8ED29E" w15:done="0"/>
  <w15:commentEx w15:paraId="30BA7FCA" w15:done="0"/>
  <w15:commentEx w15:paraId="4D00CFBD" w15:done="0"/>
  <w15:commentEx w15:paraId="36701BB3" w15:paraIdParent="4D00CFBD" w15:done="0"/>
  <w15:commentEx w15:paraId="3E9D4224" w15:done="0"/>
  <w15:commentEx w15:paraId="7B24A6EB" w15:paraIdParent="3E9D4224" w15:done="0"/>
  <w15:commentEx w15:paraId="1CA35849" w15:done="0"/>
  <w15:commentEx w15:paraId="26CCFEE8" w15:paraIdParent="1CA35849" w15:done="0"/>
  <w15:commentEx w15:paraId="25FCFA07" w15:done="0"/>
  <w15:commentEx w15:paraId="28B8B186" w15:done="0"/>
  <w15:commentEx w15:paraId="36DB47D8" w15:done="0"/>
  <w15:commentEx w15:paraId="4D42F82D" w15:paraIdParent="36DB47D8" w15:done="0"/>
  <w15:commentEx w15:paraId="0B78FAD3" w15:done="0"/>
  <w15:commentEx w15:paraId="6F309DC2" w15:paraIdParent="0B78FAD3" w15:done="0"/>
  <w15:commentEx w15:paraId="1239012E" w15:done="0"/>
  <w15:commentEx w15:paraId="298372DF" w15:paraIdParent="1239012E" w15:done="0"/>
  <w15:commentEx w15:paraId="78963558" w15:done="0"/>
  <w15:commentEx w15:paraId="23E60C50" w15:paraIdParent="78963558" w15:done="0"/>
  <w15:commentEx w15:paraId="1C739498" w15:paraIdParent="78963558" w15:done="0"/>
  <w15:commentEx w15:paraId="101DC383" w15:done="0"/>
  <w15:commentEx w15:paraId="738B7B23" w15:done="0"/>
  <w15:commentEx w15:paraId="7AE4180D" w15:paraIdParent="738B7B23" w15:done="0"/>
  <w15:commentEx w15:paraId="357C3C82" w15:done="0"/>
  <w15:commentEx w15:paraId="63695641" w15:done="0"/>
  <w15:commentEx w15:paraId="51CCB38E" w15:paraIdParent="63695641" w15:done="0"/>
  <w15:commentEx w15:paraId="779C60DF" w15:done="0"/>
  <w15:commentEx w15:paraId="535DEFF6" w15:done="0"/>
  <w15:commentEx w15:paraId="07B1AF1E" w15:done="0"/>
  <w15:commentEx w15:paraId="4C683835" w15:done="0"/>
  <w15:commentEx w15:paraId="6EFE2596" w15:paraIdParent="4C683835" w15:done="0"/>
  <w15:commentEx w15:paraId="664E852D" w15:done="0"/>
  <w15:commentEx w15:paraId="7D0A9EF9" w15:paraIdParent="664E852D" w15:done="0"/>
  <w15:commentEx w15:paraId="02585803" w15:done="0"/>
  <w15:commentEx w15:paraId="69C04436" w15:paraIdParent="02585803" w15:done="0"/>
  <w15:commentEx w15:paraId="5AB94293" w15:done="0"/>
  <w15:commentEx w15:paraId="1D584CFB" w15:paraIdParent="5AB94293" w15:done="0"/>
  <w15:commentEx w15:paraId="4D4F17A8" w15:done="0"/>
  <w15:commentEx w15:paraId="6B3D7BE4" w15:done="0"/>
  <w15:commentEx w15:paraId="1A27D397" w15:paraIdParent="6B3D7BE4" w15:done="0"/>
  <w15:commentEx w15:paraId="7FD3B057" w15:paraIdParent="6B3D7BE4" w15:done="0"/>
  <w15:commentEx w15:paraId="4BC0EE9C" w15:done="0"/>
  <w15:commentEx w15:paraId="140D0668" w15:done="0"/>
  <w15:commentEx w15:paraId="48E15AF7" w15:done="0"/>
  <w15:commentEx w15:paraId="3A229FB3" w15:paraIdParent="48E15AF7" w15:done="0"/>
  <w15:commentEx w15:paraId="1FA0076C" w15:done="0"/>
  <w15:commentEx w15:paraId="4C395C22" w15:paraIdParent="1FA0076C" w15:done="0"/>
  <w15:commentEx w15:paraId="7F872325" w15:done="0"/>
  <w15:commentEx w15:paraId="7661F503" w15:done="0"/>
  <w15:commentEx w15:paraId="188E6044" w15:done="0"/>
  <w15:commentEx w15:paraId="151E6EFE" w15:done="0"/>
  <w15:commentEx w15:paraId="0BC179BF" w15:done="0"/>
  <w15:commentEx w15:paraId="25E7EFE1" w15:paraIdParent="0BC179BF" w15:done="0"/>
  <w15:commentEx w15:paraId="396B30C2" w15:done="0"/>
  <w15:commentEx w15:paraId="3B27C496" w15:done="0"/>
  <w15:commentEx w15:paraId="5524E430" w15:done="0"/>
  <w15:commentEx w15:paraId="00DCEA5B" w15:paraIdParent="5524E430" w15:done="0"/>
  <w15:commentEx w15:paraId="1EFDB371" w15:done="0"/>
  <w15:commentEx w15:paraId="5BFFF8EF" w15:done="0"/>
  <w15:commentEx w15:paraId="3331B5E4" w15:done="0"/>
  <w15:commentEx w15:paraId="7DDA3F95" w15:paraIdParent="3331B5E4" w15:done="0"/>
  <w15:commentEx w15:paraId="1B06AD15" w15:done="0"/>
  <w15:commentEx w15:paraId="4DD51942" w15:done="0"/>
  <w15:commentEx w15:paraId="1586586B" w15:paraIdParent="4DD51942" w15:done="0"/>
  <w15:commentEx w15:paraId="05C5E887" w15:done="0"/>
  <w15:commentEx w15:paraId="2AF415C0" w15:paraIdParent="05C5E887" w15:done="0"/>
  <w15:commentEx w15:paraId="51328503" w15:done="0"/>
  <w15:commentEx w15:paraId="365CC09F" w15:done="0"/>
  <w15:commentEx w15:paraId="671C355F" w15:done="0"/>
  <w15:commentEx w15:paraId="563F9902" w15:paraIdParent="671C355F" w15:done="0"/>
  <w15:commentEx w15:paraId="1B549C67" w15:done="0"/>
  <w15:commentEx w15:paraId="5F20E1E5" w15:paraIdParent="1B549C67" w15:done="0"/>
  <w15:commentEx w15:paraId="5F996CBF" w15:done="0"/>
  <w15:commentEx w15:paraId="3ABF61E0" w15:paraIdParent="5F996CBF" w15:done="0"/>
  <w15:commentEx w15:paraId="1B26764D" w15:done="0"/>
  <w15:commentEx w15:paraId="7C554AE2" w15:paraIdParent="1B26764D" w15:done="0"/>
  <w15:commentEx w15:paraId="56216875" w15:done="0"/>
  <w15:commentEx w15:paraId="0DBD5792" w15:paraIdParent="56216875" w15:done="0"/>
  <w15:commentEx w15:paraId="41CFF798" w15:done="0"/>
  <w15:commentEx w15:paraId="50086E11" w15:done="0"/>
  <w15:commentEx w15:paraId="06B7F22C" w15:done="0"/>
  <w15:commentEx w15:paraId="680F1EA5" w15:paraIdParent="06B7F22C" w15:done="0"/>
  <w15:commentEx w15:paraId="54EB0F2B" w15:done="0"/>
  <w15:commentEx w15:paraId="5B71B6DC" w15:paraIdParent="54EB0F2B" w15:done="0"/>
  <w15:commentEx w15:paraId="3FD75160" w15:done="0"/>
  <w15:commentEx w15:paraId="4A9CD569" w15:paraIdParent="3FD75160" w15:done="0"/>
  <w15:commentEx w15:paraId="2E3C5D49" w15:done="0"/>
  <w15:commentEx w15:paraId="45DE4EEC" w15:paraIdParent="2E3C5D49" w15:done="0"/>
  <w15:commentEx w15:paraId="26EA9506" w15:done="0"/>
  <w15:commentEx w15:paraId="2377BE05" w15:paraIdParent="26EA9506" w15:done="0"/>
  <w15:commentEx w15:paraId="6F31F27F" w15:paraIdParent="26EA9506" w15:done="0"/>
  <w15:commentEx w15:paraId="5B99E0B5" w15:done="0"/>
  <w15:commentEx w15:paraId="3D38C4D7" w15:paraIdParent="5B99E0B5" w15:done="0"/>
  <w15:commentEx w15:paraId="7B590044" w15:done="0"/>
  <w15:commentEx w15:paraId="2FEF22EC" w15:paraIdParent="7B590044" w15:done="0"/>
  <w15:commentEx w15:paraId="2EB7C6C1" w15:done="0"/>
  <w15:commentEx w15:paraId="77F4EA03" w15:paraIdParent="2EB7C6C1" w15:done="0"/>
  <w15:commentEx w15:paraId="4FC7AE50" w15:done="0"/>
  <w15:commentEx w15:paraId="0908BC84" w15:paraIdParent="4FC7AE50" w15:done="0"/>
  <w15:commentEx w15:paraId="7A75F222" w15:done="0"/>
  <w15:commentEx w15:paraId="7A712398" w15:paraIdParent="7A75F222" w15:done="0"/>
  <w15:commentEx w15:paraId="3C4A1D74" w15:done="0"/>
  <w15:commentEx w15:paraId="23990C02" w15:done="0"/>
  <w15:commentEx w15:paraId="251043E0" w15:done="0"/>
  <w15:commentEx w15:paraId="62C21B85" w15:done="0"/>
  <w15:commentEx w15:paraId="163AA0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C3081" w16cex:dateUtc="2021-12-21T16:52:00Z"/>
  <w16cex:commentExtensible w16cex:durableId="2576E017" w16cex:dateUtc="2021-12-29T18:24:00Z"/>
  <w16cex:commentExtensible w16cex:durableId="2576E04F" w16cex:dateUtc="2021-12-29T18:25:00Z"/>
  <w16cex:commentExtensible w16cex:durableId="2565ED12" w16cex:dateUtc="2021-12-16T22:51:00Z"/>
  <w16cex:commentExtensible w16cex:durableId="2565ED1C" w16cex:dateUtc="2021-12-16T22:51:00Z"/>
  <w16cex:commentExtensible w16cex:durableId="2565ED38" w16cex:dateUtc="2021-12-16T22:52:00Z"/>
  <w16cex:commentExtensible w16cex:durableId="256CAD7D" w16cex:dateUtc="2021-12-22T00:46:00Z"/>
  <w16cex:commentExtensible w16cex:durableId="2576EB0F" w16cex:dateUtc="2021-12-29T19:11:00Z"/>
  <w16cex:commentExtensible w16cex:durableId="2576E17F" w16cex:dateUtc="2021-12-29T18:30:00Z"/>
  <w16cex:commentExtensible w16cex:durableId="2565ED4E" w16cex:dateUtc="2021-12-16T22:52:00Z"/>
  <w16cex:commentExtensible w16cex:durableId="2565ED5A" w16cex:dateUtc="2021-12-16T22:52:00Z"/>
  <w16cex:commentExtensible w16cex:durableId="256CAFB6" w16cex:dateUtc="2021-12-22T00:55:00Z"/>
  <w16cex:commentExtensible w16cex:durableId="2565ED64" w16cex:dateUtc="2021-12-16T22:52:00Z"/>
  <w16cex:commentExtensible w16cex:durableId="2565ED74" w16cex:dateUtc="2021-12-16T22:53:00Z"/>
  <w16cex:commentExtensible w16cex:durableId="2576E607" w16cex:dateUtc="2021-12-29T18:49:00Z"/>
  <w16cex:commentExtensible w16cex:durableId="257FF339" w16cex:dateUtc="2022-01-05T16:36:00Z"/>
  <w16cex:commentExtensible w16cex:durableId="2576E658" w16cex:dateUtc="2021-12-29T18:51:00Z"/>
  <w16cex:commentExtensible w16cex:durableId="257FF348" w16cex:dateUtc="2022-01-05T16:36:00Z"/>
  <w16cex:commentExtensible w16cex:durableId="2565ED93" w16cex:dateUtc="2021-12-16T22:53:00Z"/>
  <w16cex:commentExtensible w16cex:durableId="2565F633" w16cex:dateUtc="2021-12-16T23:30:00Z"/>
  <w16cex:commentExtensible w16cex:durableId="256CB801" w16cex:dateUtc="2021-12-22T01:30:00Z"/>
  <w16cex:commentExtensible w16cex:durableId="2565EDB2" w16cex:dateUtc="2021-12-16T22:54:00Z"/>
  <w16cex:commentExtensible w16cex:durableId="2576D2A9" w16cex:dateUtc="2021-12-29T17:27:00Z"/>
  <w16cex:commentExtensible w16cex:durableId="2565EDBB" w16cex:dateUtc="2021-12-16T22:54:00Z"/>
  <w16cex:commentExtensible w16cex:durableId="256CB83C" w16cex:dateUtc="2021-12-22T01:31:00Z"/>
  <w16cex:commentExtensible w16cex:durableId="2576D362" w16cex:dateUtc="2021-12-29T17:30:00Z"/>
  <w16cex:commentExtensible w16cex:durableId="2565EDD1" w16cex:dateUtc="2021-12-16T22:54:00Z"/>
  <w16cex:commentExtensible w16cex:durableId="2565EDCA" w16cex:dateUtc="2021-12-16T22:54:00Z"/>
  <w16cex:commentExtensible w16cex:durableId="256CB569" w16cex:dateUtc="2021-12-22T01:19:00Z"/>
  <w16cex:commentExtensible w16cex:durableId="2565F66D" w16cex:dateUtc="2021-12-16T23:31:00Z"/>
  <w16cex:commentExtensible w16cex:durableId="256CB850" w16cex:dateUtc="2021-12-22T01:32:00Z"/>
  <w16cex:commentExtensible w16cex:durableId="2565EDE1" w16cex:dateUtc="2021-12-16T22:54:00Z"/>
  <w16cex:commentExtensible w16cex:durableId="25818B49" w16cex:dateUtc="2022-01-06T23:37:00Z"/>
  <w16cex:commentExtensible w16cex:durableId="2565EDF4" w16cex:dateUtc="2021-12-16T22:55:00Z"/>
  <w16cex:commentExtensible w16cex:durableId="256CB88D" w16cex:dateUtc="2021-12-22T01:33:00Z"/>
  <w16cex:commentExtensible w16cex:durableId="25818D2A" w16cex:dateUtc="2022-01-06T23:45:00Z"/>
  <w16cex:commentExtensible w16cex:durableId="2565EDFF" w16cex:dateUtc="2021-12-16T22:55:00Z"/>
  <w16cex:commentExtensible w16cex:durableId="2565F401" w16cex:dateUtc="2021-12-16T23:21:00Z"/>
  <w16cex:commentExtensible w16cex:durableId="256CB8F7" w16cex:dateUtc="2021-12-22T01:35:00Z"/>
  <w16cex:commentExtensible w16cex:durableId="256CB947" w16cex:dateUtc="2021-12-22T01:36:00Z"/>
  <w16cex:commentExtensible w16cex:durableId="2565EE54" w16cex:dateUtc="2021-12-16T22:56:00Z"/>
  <w16cex:commentExtensible w16cex:durableId="25818AB7" w16cex:dateUtc="2022-01-06T23:35:00Z"/>
  <w16cex:commentExtensible w16cex:durableId="2565F41D" w16cex:dateUtc="2021-12-16T23:21:00Z"/>
  <w16cex:commentExtensible w16cex:durableId="2565F686" w16cex:dateUtc="2021-12-16T23:31:00Z"/>
  <w16cex:commentExtensible w16cex:durableId="2565EE5F" w16cex:dateUtc="2021-12-16T22:57:00Z"/>
  <w16cex:commentExtensible w16cex:durableId="2565F431" w16cex:dateUtc="2021-12-16T23:21:00Z"/>
  <w16cex:commentExtensible w16cex:durableId="25818F1A" w16cex:dateUtc="2022-01-06T23:54:00Z"/>
  <w16cex:commentExtensible w16cex:durableId="2565EE68" w16cex:dateUtc="2021-12-16T22:57:00Z"/>
  <w16cex:commentExtensible w16cex:durableId="2582A8AC" w16cex:dateUtc="2022-01-07T19:55:00Z"/>
  <w16cex:commentExtensible w16cex:durableId="2565F445" w16cex:dateUtc="2021-12-16T23:22:00Z"/>
  <w16cex:commentExtensible w16cex:durableId="2582A8D3" w16cex:dateUtc="2022-01-07T19:56:00Z"/>
  <w16cex:commentExtensible w16cex:durableId="2565EE7E" w16cex:dateUtc="2021-12-16T22:57:00Z"/>
  <w16cex:commentExtensible w16cex:durableId="2582A9ED" w16cex:dateUtc="2022-01-07T20:00:00Z"/>
  <w16cex:commentExtensible w16cex:durableId="2565EE89" w16cex:dateUtc="2021-12-16T22:57:00Z"/>
  <w16cex:commentExtensible w16cex:durableId="2565F458" w16cex:dateUtc="2021-12-16T23:22:00Z"/>
  <w16cex:commentExtensible w16cex:durableId="256CB9F8" w16cex:dateUtc="2021-12-22T01:39:00Z"/>
  <w16cex:commentExtensible w16cex:durableId="2582D306" w16cex:dateUtc="2022-01-07T22:56:00Z"/>
  <w16cex:commentExtensible w16cex:durableId="256CBA63" w16cex:dateUtc="2021-12-22T01:41:00Z"/>
  <w16cex:commentExtensible w16cex:durableId="2576D4ED" w16cex:dateUtc="2021-12-29T17:37:00Z"/>
  <w16cex:commentExtensible w16cex:durableId="2565EEFB" w16cex:dateUtc="2021-12-16T22:59:00Z"/>
  <w16cex:commentExtensible w16cex:durableId="2582D5E6" w16cex:dateUtc="2022-01-07T23:08:00Z"/>
  <w16cex:commentExtensible w16cex:durableId="2565EF08" w16cex:dateUtc="2021-12-16T22:59:00Z"/>
  <w16cex:commentExtensible w16cex:durableId="2582D728" w16cex:dateUtc="2022-01-07T23:13:00Z"/>
  <w16cex:commentExtensible w16cex:durableId="2565F46E" w16cex:dateUtc="2021-12-16T23:22:00Z"/>
  <w16cex:commentExtensible w16cex:durableId="2565F6A0" w16cex:dateUtc="2021-12-16T23:32:00Z"/>
  <w16cex:commentExtensible w16cex:durableId="2565F480" w16cex:dateUtc="2021-12-16T23:23:00Z"/>
  <w16cex:commentExtensible w16cex:durableId="2565EF2D" w16cex:dateUtc="2021-12-16T23:00:00Z"/>
  <w16cex:commentExtensible w16cex:durableId="256CD239" w16cex:dateUtc="2021-12-22T03:22:00Z"/>
  <w16cex:commentExtensible w16cex:durableId="2576DFD1" w16cex:dateUtc="2021-12-29T18:23:00Z"/>
  <w16cex:commentExtensible w16cex:durableId="2565EF61" w16cex:dateUtc="2021-12-16T23:01:00Z"/>
  <w16cex:commentExtensible w16cex:durableId="2565F498" w16cex:dateUtc="2021-12-16T23:23:00Z"/>
  <w16cex:commentExtensible w16cex:durableId="2565EFC8" w16cex:dateUtc="2021-12-16T23:03:00Z"/>
  <w16cex:commentExtensible w16cex:durableId="256C3E6E" w16cex:dateUtc="2021-12-21T17:52:00Z"/>
  <w16cex:commentExtensible w16cex:durableId="2565EFDE" w16cex:dateUtc="2021-12-16T23:03:00Z"/>
  <w16cex:commentExtensible w16cex:durableId="2565F4B3" w16cex:dateUtc="2021-12-16T23:24:00Z"/>
  <w16cex:commentExtensible w16cex:durableId="2565F6CF" w16cex:dateUtc="2021-12-16T23:33:00Z"/>
  <w16cex:commentExtensible w16cex:durableId="256CC2CC" w16cex:dateUtc="2021-12-22T02:17:00Z"/>
  <w16cex:commentExtensible w16cex:durableId="2565F00F" w16cex:dateUtc="2021-12-16T23:04:00Z"/>
  <w16cex:commentExtensible w16cex:durableId="2565F02A" w16cex:dateUtc="2021-12-16T23:04:00Z"/>
  <w16cex:commentExtensible w16cex:durableId="256CC464" w16cex:dateUtc="2021-12-22T02:23:00Z"/>
  <w16cex:commentExtensible w16cex:durableId="2565F041" w16cex:dateUtc="2021-12-16T23:05:00Z"/>
  <w16cex:commentExtensible w16cex:durableId="256CC649" w16cex:dateUtc="2021-12-22T02:31:00Z"/>
  <w16cex:commentExtensible w16cex:durableId="2576DD68" w16cex:dateUtc="2021-12-29T18:13:00Z"/>
  <w16cex:commentExtensible w16cex:durableId="2565F05C" w16cex:dateUtc="2021-12-16T23:05:00Z"/>
  <w16cex:commentExtensible w16cex:durableId="2565F176" w16cex:dateUtc="2021-12-16T23:10:00Z"/>
  <w16cex:commentExtensible w16cex:durableId="2582D76C" w16cex:dateUtc="2022-01-07T23:14:00Z"/>
  <w16cex:commentExtensible w16cex:durableId="2565F182" w16cex:dateUtc="2021-12-16T23:10:00Z"/>
  <w16cex:commentExtensible w16cex:durableId="2582D7D1" w16cex:dateUtc="2022-01-07T23:16:00Z"/>
  <w16cex:commentExtensible w16cex:durableId="2565F191" w16cex:dateUtc="2021-12-16T23:10:00Z"/>
  <w16cex:commentExtensible w16cex:durableId="2582DE72" w16cex:dateUtc="2022-01-07T23:44:00Z"/>
  <w16cex:commentExtensible w16cex:durableId="2565F1A5" w16cex:dateUtc="2021-12-16T23:11:00Z"/>
  <w16cex:commentExtensible w16cex:durableId="2582D91C" w16cex:dateUtc="2022-01-07T23:22:00Z"/>
  <w16cex:commentExtensible w16cex:durableId="2565F1B1" w16cex:dateUtc="2021-12-16T23:11:00Z"/>
  <w16cex:commentExtensible w16cex:durableId="2582DF6D" w16cex:dateUtc="2022-01-07T23:49:00Z"/>
  <w16cex:commentExtensible w16cex:durableId="2565F4ED" w16cex:dateUtc="2021-12-16T23:25:00Z"/>
  <w16cex:commentExtensible w16cex:durableId="2565F500" w16cex:dateUtc="2021-12-16T23:25:00Z"/>
  <w16cex:commentExtensible w16cex:durableId="2565F1DB" w16cex:dateUtc="2021-12-16T23:11:00Z"/>
  <w16cex:commentExtensible w16cex:durableId="2582E3EC" w16cex:dateUtc="2022-01-08T00:08:00Z"/>
  <w16cex:commentExtensible w16cex:durableId="2565F513" w16cex:dateUtc="2021-12-16T23:25:00Z"/>
  <w16cex:commentExtensible w16cex:durableId="2582E423" w16cex:dateUtc="2022-01-08T00:09:00Z"/>
  <w16cex:commentExtensible w16cex:durableId="2565F1D0" w16cex:dateUtc="2021-12-16T23:11:00Z"/>
  <w16cex:commentExtensible w16cex:durableId="2582E907" w16cex:dateUtc="2022-01-08T00:29:00Z"/>
  <w16cex:commentExtensible w16cex:durableId="2565F522" w16cex:dateUtc="2021-12-16T23:25:00Z"/>
  <w16cex:commentExtensible w16cex:durableId="2582E977" w16cex:dateUtc="2022-01-08T00:31:00Z"/>
  <w16cex:commentExtensible w16cex:durableId="2565F1F4" w16cex:dateUtc="2021-12-16T23:12:00Z"/>
  <w16cex:commentExtensible w16cex:durableId="256CC98A" w16cex:dateUtc="2021-12-22T02:45:00Z"/>
  <w16cex:commentExtensible w16cex:durableId="2582EE1A" w16cex:dateUtc="2022-01-08T00:51:00Z"/>
  <w16cex:commentExtensible w16cex:durableId="2565F537" w16cex:dateUtc="2021-12-16T23:26:00Z"/>
  <w16cex:commentExtensible w16cex:durableId="2582EE53" w16cex:dateUtc="2022-01-08T00:52:00Z"/>
  <w16cex:commentExtensible w16cex:durableId="2565F200" w16cex:dateUtc="2021-12-16T23:12:00Z"/>
  <w16cex:commentExtensible w16cex:durableId="2582EE64" w16cex:dateUtc="2022-01-08T00:52:00Z"/>
  <w16cex:commentExtensible w16cex:durableId="2565F56B" w16cex:dateUtc="2021-12-16T23:27:00Z"/>
  <w16cex:commentExtensible w16cex:durableId="256CCAD6" w16cex:dateUtc="2021-12-22T02:51:00Z"/>
  <w16cex:commentExtensible w16cex:durableId="256CCB00" w16cex:dateUtc="2021-12-22T02:52:00Z"/>
  <w16cex:commentExtensible w16cex:durableId="2582EF36" w16cex:dateUtc="2022-01-08T00:56:00Z"/>
  <w16cex:commentExtensible w16cex:durableId="2565F54A" w16cex:dateUtc="2021-12-16T23:26:00Z"/>
  <w16cex:commentExtensible w16cex:durableId="2582EF48" w16cex:dateUtc="2022-01-08T00:56:00Z"/>
  <w16cex:commentExtensible w16cex:durableId="2565F578" w16cex:dateUtc="2021-12-16T23:27:00Z"/>
  <w16cex:commentExtensible w16cex:durableId="2565F263" w16cex:dateUtc="2021-12-16T23:14:00Z"/>
  <w16cex:commentExtensible w16cex:durableId="2565F592" w16cex:dateUtc="2021-12-16T23:27:00Z"/>
  <w16cex:commentExtensible w16cex:durableId="2576DF6A" w16cex:dateUtc="2021-12-29T18:21:00Z"/>
  <w16cex:commentExtensible w16cex:durableId="2565F717" w16cex:dateUtc="2021-12-16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031037" w16cid:durableId="256C3081"/>
  <w16cid:commentId w16cid:paraId="6C5D770C" w16cid:durableId="2576E017"/>
  <w16cid:commentId w16cid:paraId="698414D4" w16cid:durableId="2576E04F"/>
  <w16cid:commentId w16cid:paraId="4E826E8F" w16cid:durableId="2565ED12"/>
  <w16cid:commentId w16cid:paraId="5074D265" w16cid:durableId="2565ED1C"/>
  <w16cid:commentId w16cid:paraId="17EEF3E5" w16cid:durableId="2565ED38"/>
  <w16cid:commentId w16cid:paraId="1005FD70" w16cid:durableId="256CAD7D"/>
  <w16cid:commentId w16cid:paraId="0873BE12" w16cid:durableId="2576EB0F"/>
  <w16cid:commentId w16cid:paraId="7FBB998B" w16cid:durableId="2576E17F"/>
  <w16cid:commentId w16cid:paraId="456FFC56" w16cid:durableId="2565ED4E"/>
  <w16cid:commentId w16cid:paraId="0C79333A" w16cid:durableId="2565ED5A"/>
  <w16cid:commentId w16cid:paraId="23214FFF" w16cid:durableId="256CAFB6"/>
  <w16cid:commentId w16cid:paraId="5FEECF60" w16cid:durableId="2565ED64"/>
  <w16cid:commentId w16cid:paraId="1286F2CD" w16cid:durableId="2565ED74"/>
  <w16cid:commentId w16cid:paraId="1D37A4D7" w16cid:durableId="2576E607"/>
  <w16cid:commentId w16cid:paraId="00B17CF7" w16cid:durableId="257FF339"/>
  <w16cid:commentId w16cid:paraId="4C8ED29E" w16cid:durableId="2576E658"/>
  <w16cid:commentId w16cid:paraId="3F106C11" w16cid:durableId="257FF348"/>
  <w16cid:commentId w16cid:paraId="30BA7FCA" w16cid:durableId="2565ED93"/>
  <w16cid:commentId w16cid:paraId="4D00CFBD" w16cid:durableId="2565F633"/>
  <w16cid:commentId w16cid:paraId="36701BB3" w16cid:durableId="256CB801"/>
  <w16cid:commentId w16cid:paraId="3E9D4224" w16cid:durableId="2565EDB2"/>
  <w16cid:commentId w16cid:paraId="7B24A6EB" w16cid:durableId="2576D2A9"/>
  <w16cid:commentId w16cid:paraId="1CA35849" w16cid:durableId="2565EDBB"/>
  <w16cid:commentId w16cid:paraId="26CCFEE8" w16cid:durableId="256CB83C"/>
  <w16cid:commentId w16cid:paraId="25FCFA07" w16cid:durableId="2576D362"/>
  <w16cid:commentId w16cid:paraId="28B8B186" w16cid:durableId="2565EDD1"/>
  <w16cid:commentId w16cid:paraId="36DB47D8" w16cid:durableId="2565EDCA"/>
  <w16cid:commentId w16cid:paraId="4D42F82D" w16cid:durableId="256CB569"/>
  <w16cid:commentId w16cid:paraId="0B78FAD3" w16cid:durableId="2565F66D"/>
  <w16cid:commentId w16cid:paraId="6F309DC2" w16cid:durableId="256CB850"/>
  <w16cid:commentId w16cid:paraId="1239012E" w16cid:durableId="2565EDE1"/>
  <w16cid:commentId w16cid:paraId="298372DF" w16cid:durableId="25818B49"/>
  <w16cid:commentId w16cid:paraId="78963558" w16cid:durableId="2565EDF4"/>
  <w16cid:commentId w16cid:paraId="23E60C50" w16cid:durableId="256CB88D"/>
  <w16cid:commentId w16cid:paraId="1C739498" w16cid:durableId="25818D2A"/>
  <w16cid:commentId w16cid:paraId="101DC383" w16cid:durableId="2565EDFF"/>
  <w16cid:commentId w16cid:paraId="738B7B23" w16cid:durableId="2565F401"/>
  <w16cid:commentId w16cid:paraId="7AE4180D" w16cid:durableId="256CB8F7"/>
  <w16cid:commentId w16cid:paraId="357C3C82" w16cid:durableId="256CB947"/>
  <w16cid:commentId w16cid:paraId="63695641" w16cid:durableId="2565EE54"/>
  <w16cid:commentId w16cid:paraId="51CCB38E" w16cid:durableId="25818AB7"/>
  <w16cid:commentId w16cid:paraId="779C60DF" w16cid:durableId="2565F41D"/>
  <w16cid:commentId w16cid:paraId="535DEFF6" w16cid:durableId="2565F686"/>
  <w16cid:commentId w16cid:paraId="07B1AF1E" w16cid:durableId="2565EE5F"/>
  <w16cid:commentId w16cid:paraId="4C683835" w16cid:durableId="2565F431"/>
  <w16cid:commentId w16cid:paraId="6EFE2596" w16cid:durableId="25818F1A"/>
  <w16cid:commentId w16cid:paraId="664E852D" w16cid:durableId="2565EE68"/>
  <w16cid:commentId w16cid:paraId="7D0A9EF9" w16cid:durableId="2582A8AC"/>
  <w16cid:commentId w16cid:paraId="02585803" w16cid:durableId="2565F445"/>
  <w16cid:commentId w16cid:paraId="69C04436" w16cid:durableId="2582A8D3"/>
  <w16cid:commentId w16cid:paraId="5AB94293" w16cid:durableId="2565EE7E"/>
  <w16cid:commentId w16cid:paraId="1D584CFB" w16cid:durableId="2582A9ED"/>
  <w16cid:commentId w16cid:paraId="4D4F17A8" w16cid:durableId="2565EE89"/>
  <w16cid:commentId w16cid:paraId="6B3D7BE4" w16cid:durableId="2565F458"/>
  <w16cid:commentId w16cid:paraId="1A27D397" w16cid:durableId="256CB9F8"/>
  <w16cid:commentId w16cid:paraId="7FD3B057" w16cid:durableId="2582D306"/>
  <w16cid:commentId w16cid:paraId="4BC0EE9C" w16cid:durableId="256CBA63"/>
  <w16cid:commentId w16cid:paraId="140D0668" w16cid:durableId="2576D4ED"/>
  <w16cid:commentId w16cid:paraId="48E15AF7" w16cid:durableId="2565EEFB"/>
  <w16cid:commentId w16cid:paraId="3A229FB3" w16cid:durableId="2582D5E6"/>
  <w16cid:commentId w16cid:paraId="1FA0076C" w16cid:durableId="2565EF08"/>
  <w16cid:commentId w16cid:paraId="4C395C22" w16cid:durableId="2582D728"/>
  <w16cid:commentId w16cid:paraId="7F872325" w16cid:durableId="2565F46E"/>
  <w16cid:commentId w16cid:paraId="7661F503" w16cid:durableId="2565F6A0"/>
  <w16cid:commentId w16cid:paraId="188E6044" w16cid:durableId="2565F480"/>
  <w16cid:commentId w16cid:paraId="151E6EFE" w16cid:durableId="2565EF2D"/>
  <w16cid:commentId w16cid:paraId="0BC179BF" w16cid:durableId="256CD239"/>
  <w16cid:commentId w16cid:paraId="25E7EFE1" w16cid:durableId="2576DFD1"/>
  <w16cid:commentId w16cid:paraId="396B30C2" w16cid:durableId="2565EF61"/>
  <w16cid:commentId w16cid:paraId="3B27C496" w16cid:durableId="2565F498"/>
  <w16cid:commentId w16cid:paraId="5524E430" w16cid:durableId="2565EFC8"/>
  <w16cid:commentId w16cid:paraId="00DCEA5B" w16cid:durableId="256C3E6E"/>
  <w16cid:commentId w16cid:paraId="1EFDB371" w16cid:durableId="2565EFDE"/>
  <w16cid:commentId w16cid:paraId="5BFFF8EF" w16cid:durableId="2565F4B3"/>
  <w16cid:commentId w16cid:paraId="3331B5E4" w16cid:durableId="2565F6CF"/>
  <w16cid:commentId w16cid:paraId="7DDA3F95" w16cid:durableId="256CC2CC"/>
  <w16cid:commentId w16cid:paraId="1B06AD15" w16cid:durableId="2565F00F"/>
  <w16cid:commentId w16cid:paraId="4DD51942" w16cid:durableId="2565F02A"/>
  <w16cid:commentId w16cid:paraId="1586586B" w16cid:durableId="256CC464"/>
  <w16cid:commentId w16cid:paraId="05C5E887" w16cid:durableId="2565F041"/>
  <w16cid:commentId w16cid:paraId="2AF415C0" w16cid:durableId="256CC649"/>
  <w16cid:commentId w16cid:paraId="51328503" w16cid:durableId="2576DD68"/>
  <w16cid:commentId w16cid:paraId="365CC09F" w16cid:durableId="2565F05C"/>
  <w16cid:commentId w16cid:paraId="671C355F" w16cid:durableId="2565F176"/>
  <w16cid:commentId w16cid:paraId="563F9902" w16cid:durableId="2582D76C"/>
  <w16cid:commentId w16cid:paraId="1B549C67" w16cid:durableId="2565F182"/>
  <w16cid:commentId w16cid:paraId="5F20E1E5" w16cid:durableId="2582D7D1"/>
  <w16cid:commentId w16cid:paraId="5F996CBF" w16cid:durableId="2565F191"/>
  <w16cid:commentId w16cid:paraId="3ABF61E0" w16cid:durableId="2582DE72"/>
  <w16cid:commentId w16cid:paraId="1B26764D" w16cid:durableId="2565F1A5"/>
  <w16cid:commentId w16cid:paraId="7C554AE2" w16cid:durableId="2582D91C"/>
  <w16cid:commentId w16cid:paraId="56216875" w16cid:durableId="2565F1B1"/>
  <w16cid:commentId w16cid:paraId="0DBD5792" w16cid:durableId="2582DF6D"/>
  <w16cid:commentId w16cid:paraId="41CFF798" w16cid:durableId="2565F4ED"/>
  <w16cid:commentId w16cid:paraId="50086E11" w16cid:durableId="2565F500"/>
  <w16cid:commentId w16cid:paraId="06B7F22C" w16cid:durableId="2565F1DB"/>
  <w16cid:commentId w16cid:paraId="680F1EA5" w16cid:durableId="2582E3EC"/>
  <w16cid:commentId w16cid:paraId="54EB0F2B" w16cid:durableId="2565F513"/>
  <w16cid:commentId w16cid:paraId="5B71B6DC" w16cid:durableId="2582E423"/>
  <w16cid:commentId w16cid:paraId="3FD75160" w16cid:durableId="2565F1D0"/>
  <w16cid:commentId w16cid:paraId="4A9CD569" w16cid:durableId="2582E907"/>
  <w16cid:commentId w16cid:paraId="2E3C5D49" w16cid:durableId="2565F522"/>
  <w16cid:commentId w16cid:paraId="45DE4EEC" w16cid:durableId="2582E977"/>
  <w16cid:commentId w16cid:paraId="26EA9506" w16cid:durableId="2565F1F4"/>
  <w16cid:commentId w16cid:paraId="2377BE05" w16cid:durableId="256CC98A"/>
  <w16cid:commentId w16cid:paraId="6F31F27F" w16cid:durableId="2582EE1A"/>
  <w16cid:commentId w16cid:paraId="5B99E0B5" w16cid:durableId="2565F537"/>
  <w16cid:commentId w16cid:paraId="3D38C4D7" w16cid:durableId="2582EE53"/>
  <w16cid:commentId w16cid:paraId="7B590044" w16cid:durableId="2565F200"/>
  <w16cid:commentId w16cid:paraId="2FEF22EC" w16cid:durableId="2582EE64"/>
  <w16cid:commentId w16cid:paraId="2EB7C6C1" w16cid:durableId="2565F56B"/>
  <w16cid:commentId w16cid:paraId="77F4EA03" w16cid:durableId="256CCAD6"/>
  <w16cid:commentId w16cid:paraId="4FC7AE50" w16cid:durableId="256CCB00"/>
  <w16cid:commentId w16cid:paraId="0908BC84" w16cid:durableId="2582EF36"/>
  <w16cid:commentId w16cid:paraId="7A75F222" w16cid:durableId="2565F54A"/>
  <w16cid:commentId w16cid:paraId="7A712398" w16cid:durableId="2582EF48"/>
  <w16cid:commentId w16cid:paraId="3C4A1D74" w16cid:durableId="2565F578"/>
  <w16cid:commentId w16cid:paraId="23990C02" w16cid:durableId="2565F263"/>
  <w16cid:commentId w16cid:paraId="251043E0" w16cid:durableId="2565F592"/>
  <w16cid:commentId w16cid:paraId="62C21B85" w16cid:durableId="2576DF6A"/>
  <w16cid:commentId w16cid:paraId="163AA0F3" w16cid:durableId="2565F7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0C78D" w14:textId="77777777" w:rsidR="00C61065" w:rsidRDefault="00C61065" w:rsidP="00E106EB">
      <w:r>
        <w:separator/>
      </w:r>
    </w:p>
  </w:endnote>
  <w:endnote w:type="continuationSeparator" w:id="0">
    <w:p w14:paraId="2166C6A7" w14:textId="77777777" w:rsidR="00C61065" w:rsidRDefault="00C61065" w:rsidP="00E10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1244"/>
      <w:docPartObj>
        <w:docPartGallery w:val="Page Numbers (Bottom of Page)"/>
        <w:docPartUnique/>
      </w:docPartObj>
    </w:sdtPr>
    <w:sdtEndPr>
      <w:rPr>
        <w:rStyle w:val="PageNumber"/>
      </w:rPr>
    </w:sdtEndPr>
    <w:sdtContent>
      <w:p w14:paraId="0CE80763" w14:textId="3293874F" w:rsidR="00E106EB" w:rsidRDefault="00E106EB" w:rsidP="00AA03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40670050"/>
      <w:docPartObj>
        <w:docPartGallery w:val="Page Numbers (Bottom of Page)"/>
        <w:docPartUnique/>
      </w:docPartObj>
    </w:sdtPr>
    <w:sdtEndPr>
      <w:rPr>
        <w:rStyle w:val="PageNumber"/>
      </w:rPr>
    </w:sdtEndPr>
    <w:sdtContent>
      <w:p w14:paraId="72EEB2BB" w14:textId="53C54B11" w:rsidR="00E106EB" w:rsidRDefault="00E106EB" w:rsidP="00AA03A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44EAD9" w14:textId="77777777" w:rsidR="00E106EB" w:rsidRDefault="00E106EB" w:rsidP="00E106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7212260"/>
      <w:docPartObj>
        <w:docPartGallery w:val="Page Numbers (Bottom of Page)"/>
        <w:docPartUnique/>
      </w:docPartObj>
    </w:sdtPr>
    <w:sdtEndPr>
      <w:rPr>
        <w:rStyle w:val="PageNumber"/>
        <w:rFonts w:ascii="Times New Roman" w:hAnsi="Times New Roman" w:cs="Times New Roman"/>
      </w:rPr>
    </w:sdtEndPr>
    <w:sdtContent>
      <w:p w14:paraId="541818E2" w14:textId="26E838BB" w:rsidR="00AA03A5" w:rsidRDefault="00AA03A5" w:rsidP="00BB35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36DD" w14:textId="77777777" w:rsidR="00E106EB" w:rsidRDefault="00E106EB" w:rsidP="00E106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73FA3" w14:textId="77777777" w:rsidR="00C61065" w:rsidRDefault="00C61065" w:rsidP="00E106EB">
      <w:r>
        <w:separator/>
      </w:r>
    </w:p>
  </w:footnote>
  <w:footnote w:type="continuationSeparator" w:id="0">
    <w:p w14:paraId="10A7E534" w14:textId="77777777" w:rsidR="00C61065" w:rsidRDefault="00C61065" w:rsidP="00E106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A0520"/>
    <w:multiLevelType w:val="multilevel"/>
    <w:tmpl w:val="A8DC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6156F0"/>
    <w:multiLevelType w:val="multilevel"/>
    <w:tmpl w:val="D72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682451"/>
    <w:multiLevelType w:val="multilevel"/>
    <w:tmpl w:val="CEC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sa Skogen">
    <w15:presenceInfo w15:providerId="AD" w15:userId="S::kskogen@chicagobotanic.org::3e03b293-dfc1-46a4-a78c-9cbf0f545eb6"/>
  </w15:person>
  <w15:person w15:author="Robert">
    <w15:presenceInfo w15:providerId="Windows Live" w15:userId="9c7e2e54b712309f"/>
  </w15:person>
  <w15:person w15:author="Jogesh, Tania (ADM)">
    <w15:presenceInfo w15:providerId="AD" w15:userId="S::tania.jogesh@sfgov.org::3baf842d-d336-4e1c-abe6-4802e5f13f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7B"/>
    <w:rsid w:val="000013CC"/>
    <w:rsid w:val="000104A4"/>
    <w:rsid w:val="00014511"/>
    <w:rsid w:val="0002052C"/>
    <w:rsid w:val="00022951"/>
    <w:rsid w:val="00023C02"/>
    <w:rsid w:val="000249AA"/>
    <w:rsid w:val="000250E9"/>
    <w:rsid w:val="000271D1"/>
    <w:rsid w:val="00027DCF"/>
    <w:rsid w:val="000305A2"/>
    <w:rsid w:val="00033912"/>
    <w:rsid w:val="00057F45"/>
    <w:rsid w:val="00062D3F"/>
    <w:rsid w:val="00063190"/>
    <w:rsid w:val="00063721"/>
    <w:rsid w:val="000668BD"/>
    <w:rsid w:val="00067C27"/>
    <w:rsid w:val="000728A5"/>
    <w:rsid w:val="0008180A"/>
    <w:rsid w:val="00085572"/>
    <w:rsid w:val="00090ADA"/>
    <w:rsid w:val="00090B74"/>
    <w:rsid w:val="00091407"/>
    <w:rsid w:val="00094DAA"/>
    <w:rsid w:val="000977AA"/>
    <w:rsid w:val="000A014D"/>
    <w:rsid w:val="000A6CB1"/>
    <w:rsid w:val="000A7D95"/>
    <w:rsid w:val="000B3EEA"/>
    <w:rsid w:val="000B413C"/>
    <w:rsid w:val="000C01A5"/>
    <w:rsid w:val="000C0286"/>
    <w:rsid w:val="000C079F"/>
    <w:rsid w:val="000C0D57"/>
    <w:rsid w:val="000C29FD"/>
    <w:rsid w:val="000D35A8"/>
    <w:rsid w:val="000D40A7"/>
    <w:rsid w:val="000E29D8"/>
    <w:rsid w:val="000E6BF6"/>
    <w:rsid w:val="000F161D"/>
    <w:rsid w:val="000F46B0"/>
    <w:rsid w:val="000F64AF"/>
    <w:rsid w:val="00102C54"/>
    <w:rsid w:val="0010360D"/>
    <w:rsid w:val="00104275"/>
    <w:rsid w:val="001042C7"/>
    <w:rsid w:val="0010496D"/>
    <w:rsid w:val="001071AC"/>
    <w:rsid w:val="00107805"/>
    <w:rsid w:val="00110B90"/>
    <w:rsid w:val="00113800"/>
    <w:rsid w:val="00120A00"/>
    <w:rsid w:val="00122DF6"/>
    <w:rsid w:val="00126EA5"/>
    <w:rsid w:val="00132FF7"/>
    <w:rsid w:val="001407EB"/>
    <w:rsid w:val="001448EE"/>
    <w:rsid w:val="00145805"/>
    <w:rsid w:val="001543EB"/>
    <w:rsid w:val="0016038A"/>
    <w:rsid w:val="0016304D"/>
    <w:rsid w:val="0016744C"/>
    <w:rsid w:val="0017116A"/>
    <w:rsid w:val="0017173A"/>
    <w:rsid w:val="001779B6"/>
    <w:rsid w:val="00187936"/>
    <w:rsid w:val="00192AF6"/>
    <w:rsid w:val="001A3E16"/>
    <w:rsid w:val="001B17CF"/>
    <w:rsid w:val="001B4371"/>
    <w:rsid w:val="001B6AEA"/>
    <w:rsid w:val="001B6C6F"/>
    <w:rsid w:val="001C1614"/>
    <w:rsid w:val="001C208A"/>
    <w:rsid w:val="001C34C0"/>
    <w:rsid w:val="001C3D1C"/>
    <w:rsid w:val="001C4D34"/>
    <w:rsid w:val="001C4DCA"/>
    <w:rsid w:val="001D2F42"/>
    <w:rsid w:val="001D6EBD"/>
    <w:rsid w:val="001E0B0C"/>
    <w:rsid w:val="001E3A38"/>
    <w:rsid w:val="001E4069"/>
    <w:rsid w:val="001E4390"/>
    <w:rsid w:val="001E77AB"/>
    <w:rsid w:val="001F213F"/>
    <w:rsid w:val="001F2BFD"/>
    <w:rsid w:val="001F368C"/>
    <w:rsid w:val="00200061"/>
    <w:rsid w:val="00201ADE"/>
    <w:rsid w:val="0020503B"/>
    <w:rsid w:val="002076DF"/>
    <w:rsid w:val="0021177E"/>
    <w:rsid w:val="002119E1"/>
    <w:rsid w:val="0021343A"/>
    <w:rsid w:val="00213D1A"/>
    <w:rsid w:val="00216C05"/>
    <w:rsid w:val="00226297"/>
    <w:rsid w:val="00244E3E"/>
    <w:rsid w:val="00247386"/>
    <w:rsid w:val="00251DFB"/>
    <w:rsid w:val="0025410C"/>
    <w:rsid w:val="00260004"/>
    <w:rsid w:val="00270F82"/>
    <w:rsid w:val="00271796"/>
    <w:rsid w:val="00271D02"/>
    <w:rsid w:val="00280FD2"/>
    <w:rsid w:val="00281883"/>
    <w:rsid w:val="00285430"/>
    <w:rsid w:val="00287E6E"/>
    <w:rsid w:val="00293890"/>
    <w:rsid w:val="002958F7"/>
    <w:rsid w:val="002A1FEF"/>
    <w:rsid w:val="002A6268"/>
    <w:rsid w:val="002A6772"/>
    <w:rsid w:val="002B16CD"/>
    <w:rsid w:val="002B2A29"/>
    <w:rsid w:val="002C074B"/>
    <w:rsid w:val="002C2DAD"/>
    <w:rsid w:val="002D31FB"/>
    <w:rsid w:val="002D766E"/>
    <w:rsid w:val="002E0773"/>
    <w:rsid w:val="002E1E35"/>
    <w:rsid w:val="002E62B6"/>
    <w:rsid w:val="002F7077"/>
    <w:rsid w:val="00300226"/>
    <w:rsid w:val="00300915"/>
    <w:rsid w:val="0030182E"/>
    <w:rsid w:val="003055E7"/>
    <w:rsid w:val="00306783"/>
    <w:rsid w:val="00306B9B"/>
    <w:rsid w:val="0031109C"/>
    <w:rsid w:val="00312EFB"/>
    <w:rsid w:val="003166E4"/>
    <w:rsid w:val="00322780"/>
    <w:rsid w:val="00326588"/>
    <w:rsid w:val="0033073E"/>
    <w:rsid w:val="00330909"/>
    <w:rsid w:val="0033524F"/>
    <w:rsid w:val="00335B62"/>
    <w:rsid w:val="0034047F"/>
    <w:rsid w:val="003416B0"/>
    <w:rsid w:val="00362015"/>
    <w:rsid w:val="003622D1"/>
    <w:rsid w:val="003624C0"/>
    <w:rsid w:val="003747C1"/>
    <w:rsid w:val="00390E0A"/>
    <w:rsid w:val="0039156E"/>
    <w:rsid w:val="00394624"/>
    <w:rsid w:val="003965C2"/>
    <w:rsid w:val="003A0015"/>
    <w:rsid w:val="003A1122"/>
    <w:rsid w:val="003A51AF"/>
    <w:rsid w:val="003B2CE5"/>
    <w:rsid w:val="003C2504"/>
    <w:rsid w:val="003D2F1F"/>
    <w:rsid w:val="003E5950"/>
    <w:rsid w:val="003F7DC8"/>
    <w:rsid w:val="00400815"/>
    <w:rsid w:val="00401174"/>
    <w:rsid w:val="004035A8"/>
    <w:rsid w:val="00403C84"/>
    <w:rsid w:val="00403CCC"/>
    <w:rsid w:val="0041161F"/>
    <w:rsid w:val="00413A20"/>
    <w:rsid w:val="004156C1"/>
    <w:rsid w:val="00417512"/>
    <w:rsid w:val="0042204C"/>
    <w:rsid w:val="0042472F"/>
    <w:rsid w:val="00424AAA"/>
    <w:rsid w:val="0042785D"/>
    <w:rsid w:val="00432E53"/>
    <w:rsid w:val="0043362E"/>
    <w:rsid w:val="00436170"/>
    <w:rsid w:val="00436958"/>
    <w:rsid w:val="00441C30"/>
    <w:rsid w:val="00443AAA"/>
    <w:rsid w:val="00455906"/>
    <w:rsid w:val="0045624F"/>
    <w:rsid w:val="00456D35"/>
    <w:rsid w:val="0046358B"/>
    <w:rsid w:val="004645F3"/>
    <w:rsid w:val="00464CCC"/>
    <w:rsid w:val="00465072"/>
    <w:rsid w:val="00465EBE"/>
    <w:rsid w:val="00471EE3"/>
    <w:rsid w:val="00480457"/>
    <w:rsid w:val="00485BA7"/>
    <w:rsid w:val="00490982"/>
    <w:rsid w:val="00495D1A"/>
    <w:rsid w:val="004966D2"/>
    <w:rsid w:val="00496EC9"/>
    <w:rsid w:val="004A2788"/>
    <w:rsid w:val="004A6768"/>
    <w:rsid w:val="004B2732"/>
    <w:rsid w:val="004E28EC"/>
    <w:rsid w:val="004E2DDC"/>
    <w:rsid w:val="00501C09"/>
    <w:rsid w:val="005027E4"/>
    <w:rsid w:val="00505348"/>
    <w:rsid w:val="0051064C"/>
    <w:rsid w:val="0051238D"/>
    <w:rsid w:val="005176D4"/>
    <w:rsid w:val="0053112A"/>
    <w:rsid w:val="00531395"/>
    <w:rsid w:val="00532E87"/>
    <w:rsid w:val="005407C9"/>
    <w:rsid w:val="0054299D"/>
    <w:rsid w:val="0054492D"/>
    <w:rsid w:val="00544D58"/>
    <w:rsid w:val="00545018"/>
    <w:rsid w:val="005460A5"/>
    <w:rsid w:val="00546414"/>
    <w:rsid w:val="00547826"/>
    <w:rsid w:val="00556E8D"/>
    <w:rsid w:val="005576D5"/>
    <w:rsid w:val="00563D04"/>
    <w:rsid w:val="005675E5"/>
    <w:rsid w:val="00575EAB"/>
    <w:rsid w:val="005862C0"/>
    <w:rsid w:val="0058753E"/>
    <w:rsid w:val="005934A6"/>
    <w:rsid w:val="00596752"/>
    <w:rsid w:val="005A1533"/>
    <w:rsid w:val="005A6C12"/>
    <w:rsid w:val="005A7D8D"/>
    <w:rsid w:val="005B23A9"/>
    <w:rsid w:val="005B3AC4"/>
    <w:rsid w:val="005B585C"/>
    <w:rsid w:val="005C1BD3"/>
    <w:rsid w:val="005D1B6B"/>
    <w:rsid w:val="005E2863"/>
    <w:rsid w:val="005E5A30"/>
    <w:rsid w:val="005F0A8B"/>
    <w:rsid w:val="005F125E"/>
    <w:rsid w:val="005F3BB9"/>
    <w:rsid w:val="005F6C98"/>
    <w:rsid w:val="006004AD"/>
    <w:rsid w:val="00602BD1"/>
    <w:rsid w:val="0060725F"/>
    <w:rsid w:val="006075AD"/>
    <w:rsid w:val="00607F16"/>
    <w:rsid w:val="0062060F"/>
    <w:rsid w:val="00621C06"/>
    <w:rsid w:val="00625496"/>
    <w:rsid w:val="00631A95"/>
    <w:rsid w:val="00634D8F"/>
    <w:rsid w:val="0064028F"/>
    <w:rsid w:val="00646F7F"/>
    <w:rsid w:val="00661593"/>
    <w:rsid w:val="006751D7"/>
    <w:rsid w:val="006759F3"/>
    <w:rsid w:val="0068183A"/>
    <w:rsid w:val="00683A74"/>
    <w:rsid w:val="00683BC8"/>
    <w:rsid w:val="00683DE4"/>
    <w:rsid w:val="00687A53"/>
    <w:rsid w:val="00691836"/>
    <w:rsid w:val="006948FF"/>
    <w:rsid w:val="006A1435"/>
    <w:rsid w:val="006A277F"/>
    <w:rsid w:val="006A4187"/>
    <w:rsid w:val="006A6161"/>
    <w:rsid w:val="006A61E8"/>
    <w:rsid w:val="006B15A1"/>
    <w:rsid w:val="006B2967"/>
    <w:rsid w:val="006B4664"/>
    <w:rsid w:val="006B4D98"/>
    <w:rsid w:val="006B573F"/>
    <w:rsid w:val="006B5788"/>
    <w:rsid w:val="006B6971"/>
    <w:rsid w:val="006B6ED2"/>
    <w:rsid w:val="006C5FB9"/>
    <w:rsid w:val="006C7DAA"/>
    <w:rsid w:val="006D0945"/>
    <w:rsid w:val="006D7DFA"/>
    <w:rsid w:val="006E0390"/>
    <w:rsid w:val="006E1984"/>
    <w:rsid w:val="006E2211"/>
    <w:rsid w:val="006F0554"/>
    <w:rsid w:val="006F2B2C"/>
    <w:rsid w:val="006F2F59"/>
    <w:rsid w:val="006F32D7"/>
    <w:rsid w:val="007014EF"/>
    <w:rsid w:val="0070172C"/>
    <w:rsid w:val="007056D1"/>
    <w:rsid w:val="0071388A"/>
    <w:rsid w:val="007205AB"/>
    <w:rsid w:val="0072088F"/>
    <w:rsid w:val="00725B2D"/>
    <w:rsid w:val="00727414"/>
    <w:rsid w:val="00731CF2"/>
    <w:rsid w:val="00735DBD"/>
    <w:rsid w:val="00735E94"/>
    <w:rsid w:val="007430BD"/>
    <w:rsid w:val="00746AD1"/>
    <w:rsid w:val="00746C6D"/>
    <w:rsid w:val="00747582"/>
    <w:rsid w:val="007518E1"/>
    <w:rsid w:val="007569C1"/>
    <w:rsid w:val="00756F76"/>
    <w:rsid w:val="007628DF"/>
    <w:rsid w:val="00763EDD"/>
    <w:rsid w:val="0076747C"/>
    <w:rsid w:val="00773A37"/>
    <w:rsid w:val="00782B75"/>
    <w:rsid w:val="00792C9A"/>
    <w:rsid w:val="007A1E11"/>
    <w:rsid w:val="007A6AEA"/>
    <w:rsid w:val="007A6D79"/>
    <w:rsid w:val="007B551B"/>
    <w:rsid w:val="007B7152"/>
    <w:rsid w:val="007D15D2"/>
    <w:rsid w:val="007E250E"/>
    <w:rsid w:val="007E29FC"/>
    <w:rsid w:val="007F0099"/>
    <w:rsid w:val="007F08DC"/>
    <w:rsid w:val="007F1339"/>
    <w:rsid w:val="007F4E56"/>
    <w:rsid w:val="008001B3"/>
    <w:rsid w:val="00800FC4"/>
    <w:rsid w:val="00801F47"/>
    <w:rsid w:val="0080242F"/>
    <w:rsid w:val="00803663"/>
    <w:rsid w:val="00811006"/>
    <w:rsid w:val="008128E3"/>
    <w:rsid w:val="008136AA"/>
    <w:rsid w:val="00820736"/>
    <w:rsid w:val="0082233D"/>
    <w:rsid w:val="00823DA7"/>
    <w:rsid w:val="00824D65"/>
    <w:rsid w:val="0083146A"/>
    <w:rsid w:val="008320E6"/>
    <w:rsid w:val="00842927"/>
    <w:rsid w:val="00843013"/>
    <w:rsid w:val="00847A18"/>
    <w:rsid w:val="008553D4"/>
    <w:rsid w:val="008554ED"/>
    <w:rsid w:val="0085628C"/>
    <w:rsid w:val="00863D88"/>
    <w:rsid w:val="008652DF"/>
    <w:rsid w:val="008701B4"/>
    <w:rsid w:val="00871AF0"/>
    <w:rsid w:val="00885F6B"/>
    <w:rsid w:val="0088789C"/>
    <w:rsid w:val="008951A2"/>
    <w:rsid w:val="008B20DA"/>
    <w:rsid w:val="008B5871"/>
    <w:rsid w:val="008C1E9A"/>
    <w:rsid w:val="008D1B21"/>
    <w:rsid w:val="008D6F6A"/>
    <w:rsid w:val="008E1BE1"/>
    <w:rsid w:val="008E2C4B"/>
    <w:rsid w:val="008E51DC"/>
    <w:rsid w:val="008F6FB5"/>
    <w:rsid w:val="008F73BC"/>
    <w:rsid w:val="009043F7"/>
    <w:rsid w:val="00906299"/>
    <w:rsid w:val="00910237"/>
    <w:rsid w:val="009174B6"/>
    <w:rsid w:val="00925676"/>
    <w:rsid w:val="00930308"/>
    <w:rsid w:val="00930DA6"/>
    <w:rsid w:val="00934D6E"/>
    <w:rsid w:val="009407CC"/>
    <w:rsid w:val="009460F0"/>
    <w:rsid w:val="009464D9"/>
    <w:rsid w:val="00947656"/>
    <w:rsid w:val="0095069F"/>
    <w:rsid w:val="00961E93"/>
    <w:rsid w:val="009625CD"/>
    <w:rsid w:val="009701BC"/>
    <w:rsid w:val="009711C9"/>
    <w:rsid w:val="0098055B"/>
    <w:rsid w:val="00980CB8"/>
    <w:rsid w:val="0098123F"/>
    <w:rsid w:val="0098171E"/>
    <w:rsid w:val="00981AE4"/>
    <w:rsid w:val="00982DA1"/>
    <w:rsid w:val="009901A7"/>
    <w:rsid w:val="00992AB6"/>
    <w:rsid w:val="009A326E"/>
    <w:rsid w:val="009A48EB"/>
    <w:rsid w:val="009A4E4F"/>
    <w:rsid w:val="009A6202"/>
    <w:rsid w:val="009A7D94"/>
    <w:rsid w:val="009B4F5E"/>
    <w:rsid w:val="009C60E0"/>
    <w:rsid w:val="009D2C88"/>
    <w:rsid w:val="009D5F37"/>
    <w:rsid w:val="009E14A6"/>
    <w:rsid w:val="009E1AEB"/>
    <w:rsid w:val="009E1C9F"/>
    <w:rsid w:val="009E3352"/>
    <w:rsid w:val="009E36CD"/>
    <w:rsid w:val="009E76F2"/>
    <w:rsid w:val="009F02D7"/>
    <w:rsid w:val="009F43C8"/>
    <w:rsid w:val="00A02D7E"/>
    <w:rsid w:val="00A02E8C"/>
    <w:rsid w:val="00A0366A"/>
    <w:rsid w:val="00A03DE1"/>
    <w:rsid w:val="00A045E2"/>
    <w:rsid w:val="00A12AB3"/>
    <w:rsid w:val="00A132F9"/>
    <w:rsid w:val="00A21B9C"/>
    <w:rsid w:val="00A261E1"/>
    <w:rsid w:val="00A263A0"/>
    <w:rsid w:val="00A26772"/>
    <w:rsid w:val="00A32AA0"/>
    <w:rsid w:val="00A34868"/>
    <w:rsid w:val="00A43EB1"/>
    <w:rsid w:val="00A441DD"/>
    <w:rsid w:val="00A64302"/>
    <w:rsid w:val="00A64DB5"/>
    <w:rsid w:val="00A6716F"/>
    <w:rsid w:val="00A71A29"/>
    <w:rsid w:val="00A74BF7"/>
    <w:rsid w:val="00A74C57"/>
    <w:rsid w:val="00A77C55"/>
    <w:rsid w:val="00A91049"/>
    <w:rsid w:val="00A92709"/>
    <w:rsid w:val="00A94C2E"/>
    <w:rsid w:val="00A94E87"/>
    <w:rsid w:val="00A97911"/>
    <w:rsid w:val="00AA03A5"/>
    <w:rsid w:val="00AA1FF6"/>
    <w:rsid w:val="00AA67B0"/>
    <w:rsid w:val="00AB1527"/>
    <w:rsid w:val="00AB2F06"/>
    <w:rsid w:val="00AB6FEC"/>
    <w:rsid w:val="00AB7498"/>
    <w:rsid w:val="00AC7190"/>
    <w:rsid w:val="00AD02C5"/>
    <w:rsid w:val="00AD0842"/>
    <w:rsid w:val="00AD0FC4"/>
    <w:rsid w:val="00AD5E44"/>
    <w:rsid w:val="00AE0D49"/>
    <w:rsid w:val="00AE2CB5"/>
    <w:rsid w:val="00AE323C"/>
    <w:rsid w:val="00AE6617"/>
    <w:rsid w:val="00AF0544"/>
    <w:rsid w:val="00AF1562"/>
    <w:rsid w:val="00AF1F3E"/>
    <w:rsid w:val="00AF1FB6"/>
    <w:rsid w:val="00AF366D"/>
    <w:rsid w:val="00AF4D2D"/>
    <w:rsid w:val="00AF706F"/>
    <w:rsid w:val="00B02F6B"/>
    <w:rsid w:val="00B041B9"/>
    <w:rsid w:val="00B05F89"/>
    <w:rsid w:val="00B10233"/>
    <w:rsid w:val="00B10626"/>
    <w:rsid w:val="00B13C11"/>
    <w:rsid w:val="00B14ABD"/>
    <w:rsid w:val="00B26492"/>
    <w:rsid w:val="00B3553A"/>
    <w:rsid w:val="00B35548"/>
    <w:rsid w:val="00B45EA7"/>
    <w:rsid w:val="00B50EB5"/>
    <w:rsid w:val="00B54DCE"/>
    <w:rsid w:val="00B55A1C"/>
    <w:rsid w:val="00B57F9A"/>
    <w:rsid w:val="00B60789"/>
    <w:rsid w:val="00B60E9C"/>
    <w:rsid w:val="00B654E2"/>
    <w:rsid w:val="00B67CBB"/>
    <w:rsid w:val="00B718FF"/>
    <w:rsid w:val="00B72973"/>
    <w:rsid w:val="00B7360B"/>
    <w:rsid w:val="00B852E5"/>
    <w:rsid w:val="00B85FA5"/>
    <w:rsid w:val="00B9067F"/>
    <w:rsid w:val="00B91FAA"/>
    <w:rsid w:val="00B924D5"/>
    <w:rsid w:val="00B945AF"/>
    <w:rsid w:val="00B978C0"/>
    <w:rsid w:val="00BA5395"/>
    <w:rsid w:val="00BA549E"/>
    <w:rsid w:val="00BB1ACA"/>
    <w:rsid w:val="00BB1E6C"/>
    <w:rsid w:val="00BC0066"/>
    <w:rsid w:val="00BC0F5F"/>
    <w:rsid w:val="00BC32E8"/>
    <w:rsid w:val="00BD233D"/>
    <w:rsid w:val="00BD50AE"/>
    <w:rsid w:val="00BD52BE"/>
    <w:rsid w:val="00BD6484"/>
    <w:rsid w:val="00BE3077"/>
    <w:rsid w:val="00BE66A7"/>
    <w:rsid w:val="00BE7997"/>
    <w:rsid w:val="00BF63D7"/>
    <w:rsid w:val="00BF7B1B"/>
    <w:rsid w:val="00C064C9"/>
    <w:rsid w:val="00C075A4"/>
    <w:rsid w:val="00C22CAC"/>
    <w:rsid w:val="00C276D2"/>
    <w:rsid w:val="00C34766"/>
    <w:rsid w:val="00C348DB"/>
    <w:rsid w:val="00C36732"/>
    <w:rsid w:val="00C3738F"/>
    <w:rsid w:val="00C42DE1"/>
    <w:rsid w:val="00C5044B"/>
    <w:rsid w:val="00C50C73"/>
    <w:rsid w:val="00C55EB6"/>
    <w:rsid w:val="00C61065"/>
    <w:rsid w:val="00C65407"/>
    <w:rsid w:val="00C6548F"/>
    <w:rsid w:val="00C718F6"/>
    <w:rsid w:val="00C81DDA"/>
    <w:rsid w:val="00C84749"/>
    <w:rsid w:val="00C9099D"/>
    <w:rsid w:val="00CA1DEF"/>
    <w:rsid w:val="00CA5FE6"/>
    <w:rsid w:val="00CB0D5F"/>
    <w:rsid w:val="00CB3D71"/>
    <w:rsid w:val="00CB4C68"/>
    <w:rsid w:val="00CB567E"/>
    <w:rsid w:val="00CC7593"/>
    <w:rsid w:val="00CD6C37"/>
    <w:rsid w:val="00CD7E25"/>
    <w:rsid w:val="00CE0E2A"/>
    <w:rsid w:val="00CE1937"/>
    <w:rsid w:val="00CE1F7C"/>
    <w:rsid w:val="00CE3B36"/>
    <w:rsid w:val="00CE714D"/>
    <w:rsid w:val="00CF0FBC"/>
    <w:rsid w:val="00CF61A0"/>
    <w:rsid w:val="00CF777B"/>
    <w:rsid w:val="00D041D1"/>
    <w:rsid w:val="00D045C3"/>
    <w:rsid w:val="00D10667"/>
    <w:rsid w:val="00D1531D"/>
    <w:rsid w:val="00D16C0F"/>
    <w:rsid w:val="00D20FDD"/>
    <w:rsid w:val="00D2147D"/>
    <w:rsid w:val="00D2261F"/>
    <w:rsid w:val="00D23884"/>
    <w:rsid w:val="00D24237"/>
    <w:rsid w:val="00D357E4"/>
    <w:rsid w:val="00D45F5F"/>
    <w:rsid w:val="00D50380"/>
    <w:rsid w:val="00D54253"/>
    <w:rsid w:val="00D70139"/>
    <w:rsid w:val="00D7378C"/>
    <w:rsid w:val="00D74DD2"/>
    <w:rsid w:val="00D75A2B"/>
    <w:rsid w:val="00D82312"/>
    <w:rsid w:val="00D8243F"/>
    <w:rsid w:val="00D828F4"/>
    <w:rsid w:val="00D8658E"/>
    <w:rsid w:val="00D87C41"/>
    <w:rsid w:val="00D921AA"/>
    <w:rsid w:val="00D95960"/>
    <w:rsid w:val="00DA41A0"/>
    <w:rsid w:val="00DA4E0B"/>
    <w:rsid w:val="00DA6000"/>
    <w:rsid w:val="00DB5469"/>
    <w:rsid w:val="00DC48CC"/>
    <w:rsid w:val="00DC4A3A"/>
    <w:rsid w:val="00DC60E5"/>
    <w:rsid w:val="00DD1E39"/>
    <w:rsid w:val="00DD349B"/>
    <w:rsid w:val="00DD394C"/>
    <w:rsid w:val="00DD7632"/>
    <w:rsid w:val="00DD7793"/>
    <w:rsid w:val="00DE152B"/>
    <w:rsid w:val="00DE1780"/>
    <w:rsid w:val="00DE2943"/>
    <w:rsid w:val="00DE7AC0"/>
    <w:rsid w:val="00DF026A"/>
    <w:rsid w:val="00DF264E"/>
    <w:rsid w:val="00DF2ADA"/>
    <w:rsid w:val="00E02FDF"/>
    <w:rsid w:val="00E106EB"/>
    <w:rsid w:val="00E13A00"/>
    <w:rsid w:val="00E141E3"/>
    <w:rsid w:val="00E148C7"/>
    <w:rsid w:val="00E1600A"/>
    <w:rsid w:val="00E16B55"/>
    <w:rsid w:val="00E17623"/>
    <w:rsid w:val="00E17A9D"/>
    <w:rsid w:val="00E23897"/>
    <w:rsid w:val="00E451D6"/>
    <w:rsid w:val="00E50817"/>
    <w:rsid w:val="00E5239A"/>
    <w:rsid w:val="00E542CD"/>
    <w:rsid w:val="00E54F04"/>
    <w:rsid w:val="00E631BD"/>
    <w:rsid w:val="00E65260"/>
    <w:rsid w:val="00E65551"/>
    <w:rsid w:val="00E65AAD"/>
    <w:rsid w:val="00E71F7A"/>
    <w:rsid w:val="00E73425"/>
    <w:rsid w:val="00E736E3"/>
    <w:rsid w:val="00E742C6"/>
    <w:rsid w:val="00E742FC"/>
    <w:rsid w:val="00E76058"/>
    <w:rsid w:val="00E76BC3"/>
    <w:rsid w:val="00E83686"/>
    <w:rsid w:val="00E842AC"/>
    <w:rsid w:val="00E8525B"/>
    <w:rsid w:val="00E92907"/>
    <w:rsid w:val="00E964B8"/>
    <w:rsid w:val="00E96642"/>
    <w:rsid w:val="00EB10A7"/>
    <w:rsid w:val="00EB58AC"/>
    <w:rsid w:val="00EC5B4B"/>
    <w:rsid w:val="00EC5E71"/>
    <w:rsid w:val="00EC6C99"/>
    <w:rsid w:val="00ED0865"/>
    <w:rsid w:val="00ED3612"/>
    <w:rsid w:val="00ED4AFC"/>
    <w:rsid w:val="00ED54DB"/>
    <w:rsid w:val="00ED7C4F"/>
    <w:rsid w:val="00EE1BBF"/>
    <w:rsid w:val="00EE4902"/>
    <w:rsid w:val="00EE573C"/>
    <w:rsid w:val="00EF2E80"/>
    <w:rsid w:val="00EF3473"/>
    <w:rsid w:val="00F00CB0"/>
    <w:rsid w:val="00F02AB0"/>
    <w:rsid w:val="00F04554"/>
    <w:rsid w:val="00F04D0A"/>
    <w:rsid w:val="00F06423"/>
    <w:rsid w:val="00F07528"/>
    <w:rsid w:val="00F11B37"/>
    <w:rsid w:val="00F14EAB"/>
    <w:rsid w:val="00F17F1D"/>
    <w:rsid w:val="00F22606"/>
    <w:rsid w:val="00F23D7F"/>
    <w:rsid w:val="00F26452"/>
    <w:rsid w:val="00F32F5F"/>
    <w:rsid w:val="00F368D5"/>
    <w:rsid w:val="00F37D7B"/>
    <w:rsid w:val="00F410F7"/>
    <w:rsid w:val="00F41452"/>
    <w:rsid w:val="00F41E6D"/>
    <w:rsid w:val="00F42783"/>
    <w:rsid w:val="00F43662"/>
    <w:rsid w:val="00F43925"/>
    <w:rsid w:val="00F54418"/>
    <w:rsid w:val="00F55DFB"/>
    <w:rsid w:val="00F55FF4"/>
    <w:rsid w:val="00F56807"/>
    <w:rsid w:val="00F60E31"/>
    <w:rsid w:val="00F6221B"/>
    <w:rsid w:val="00F67E79"/>
    <w:rsid w:val="00F71EB0"/>
    <w:rsid w:val="00F72E2D"/>
    <w:rsid w:val="00F90ECA"/>
    <w:rsid w:val="00F922C7"/>
    <w:rsid w:val="00F96AF7"/>
    <w:rsid w:val="00F97F2E"/>
    <w:rsid w:val="00FA1CD0"/>
    <w:rsid w:val="00FA23F6"/>
    <w:rsid w:val="00FA58CD"/>
    <w:rsid w:val="00FB5A51"/>
    <w:rsid w:val="00FB6D8A"/>
    <w:rsid w:val="00FB71EC"/>
    <w:rsid w:val="00FC258F"/>
    <w:rsid w:val="00FC3FD5"/>
    <w:rsid w:val="00FC733D"/>
    <w:rsid w:val="00FD0654"/>
    <w:rsid w:val="00FD1928"/>
    <w:rsid w:val="00FD25AA"/>
    <w:rsid w:val="00FD6551"/>
    <w:rsid w:val="00FE0BA0"/>
    <w:rsid w:val="00FF07B4"/>
    <w:rsid w:val="00FF2A6A"/>
    <w:rsid w:val="00FF2C53"/>
    <w:rsid w:val="00FF308A"/>
    <w:rsid w:val="00FF3155"/>
    <w:rsid w:val="00FF4187"/>
    <w:rsid w:val="00FF4DEE"/>
    <w:rsid w:val="00FF5698"/>
    <w:rsid w:val="00FF579E"/>
    <w:rsid w:val="00FF5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098A"/>
  <w14:defaultImageDpi w14:val="32767"/>
  <w15:chartTrackingRefBased/>
  <w15:docId w15:val="{1C9DDB4E-8322-C24E-B93C-5D23435BD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02F6B"/>
  </w:style>
  <w:style w:type="paragraph" w:styleId="Heading2">
    <w:name w:val="heading 2"/>
    <w:basedOn w:val="Normal"/>
    <w:link w:val="Heading2Char"/>
    <w:uiPriority w:val="9"/>
    <w:qFormat/>
    <w:rsid w:val="00F37D7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F37D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7D7B"/>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F37D7B"/>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unhideWhenUsed/>
    <w:rsid w:val="00F37D7B"/>
    <w:rPr>
      <w:sz w:val="16"/>
      <w:szCs w:val="16"/>
    </w:rPr>
  </w:style>
  <w:style w:type="paragraph" w:styleId="CommentText">
    <w:name w:val="annotation text"/>
    <w:basedOn w:val="Normal"/>
    <w:link w:val="CommentTextChar"/>
    <w:uiPriority w:val="99"/>
    <w:unhideWhenUsed/>
    <w:rsid w:val="00F37D7B"/>
    <w:rPr>
      <w:sz w:val="20"/>
      <w:szCs w:val="20"/>
    </w:rPr>
  </w:style>
  <w:style w:type="character" w:customStyle="1" w:styleId="CommentTextChar">
    <w:name w:val="Comment Text Char"/>
    <w:basedOn w:val="DefaultParagraphFont"/>
    <w:link w:val="CommentText"/>
    <w:uiPriority w:val="99"/>
    <w:rsid w:val="00F37D7B"/>
    <w:rPr>
      <w:sz w:val="20"/>
      <w:szCs w:val="20"/>
    </w:rPr>
  </w:style>
  <w:style w:type="character" w:styleId="Hyperlink">
    <w:name w:val="Hyperlink"/>
    <w:basedOn w:val="DefaultParagraphFont"/>
    <w:uiPriority w:val="99"/>
    <w:unhideWhenUsed/>
    <w:rsid w:val="00F37D7B"/>
    <w:rPr>
      <w:color w:val="0563C1" w:themeColor="hyperlink"/>
      <w:u w:val="single"/>
    </w:rPr>
  </w:style>
  <w:style w:type="paragraph" w:styleId="NormalWeb">
    <w:name w:val="Normal (Web)"/>
    <w:basedOn w:val="Normal"/>
    <w:uiPriority w:val="99"/>
    <w:unhideWhenUsed/>
    <w:rsid w:val="00F37D7B"/>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37D7B"/>
    <w:rPr>
      <w:b/>
      <w:bCs/>
    </w:rPr>
  </w:style>
  <w:style w:type="character" w:styleId="Emphasis">
    <w:name w:val="Emphasis"/>
    <w:basedOn w:val="DefaultParagraphFont"/>
    <w:uiPriority w:val="20"/>
    <w:qFormat/>
    <w:rsid w:val="00F37D7B"/>
    <w:rPr>
      <w:i/>
      <w:iCs/>
    </w:rPr>
  </w:style>
  <w:style w:type="paragraph" w:styleId="BalloonText">
    <w:name w:val="Balloon Text"/>
    <w:basedOn w:val="Normal"/>
    <w:link w:val="BalloonTextChar"/>
    <w:uiPriority w:val="99"/>
    <w:semiHidden/>
    <w:unhideWhenUsed/>
    <w:rsid w:val="00F37D7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7D7B"/>
    <w:rPr>
      <w:rFonts w:ascii="Times New Roman" w:hAnsi="Times New Roman" w:cs="Times New Roman"/>
      <w:sz w:val="18"/>
      <w:szCs w:val="18"/>
    </w:rPr>
  </w:style>
  <w:style w:type="paragraph" w:styleId="Revision">
    <w:name w:val="Revision"/>
    <w:hidden/>
    <w:uiPriority w:val="99"/>
    <w:semiHidden/>
    <w:rsid w:val="00F37D7B"/>
  </w:style>
  <w:style w:type="paragraph" w:customStyle="1" w:styleId="Normal1">
    <w:name w:val="Normal1"/>
    <w:rsid w:val="00D70139"/>
    <w:rPr>
      <w:rFonts w:ascii="Times New Roman" w:eastAsia="Times New Roman" w:hAnsi="Times New Roman" w:cs="Times New Roman"/>
      <w:sz w:val="20"/>
      <w:szCs w:val="20"/>
    </w:rPr>
  </w:style>
  <w:style w:type="character" w:styleId="LineNumber">
    <w:name w:val="line number"/>
    <w:basedOn w:val="DefaultParagraphFont"/>
    <w:uiPriority w:val="99"/>
    <w:semiHidden/>
    <w:unhideWhenUsed/>
    <w:rsid w:val="00EC5E71"/>
  </w:style>
  <w:style w:type="paragraph" w:styleId="Bibliography">
    <w:name w:val="Bibliography"/>
    <w:basedOn w:val="Normal"/>
    <w:next w:val="Normal"/>
    <w:uiPriority w:val="37"/>
    <w:unhideWhenUsed/>
    <w:rsid w:val="00A26772"/>
    <w:pPr>
      <w:ind w:left="720" w:hanging="720"/>
    </w:pPr>
  </w:style>
  <w:style w:type="paragraph" w:styleId="CommentSubject">
    <w:name w:val="annotation subject"/>
    <w:basedOn w:val="CommentText"/>
    <w:next w:val="CommentText"/>
    <w:link w:val="CommentSubjectChar"/>
    <w:uiPriority w:val="99"/>
    <w:semiHidden/>
    <w:unhideWhenUsed/>
    <w:rsid w:val="00A12AB3"/>
    <w:rPr>
      <w:b/>
      <w:bCs/>
    </w:rPr>
  </w:style>
  <w:style w:type="character" w:customStyle="1" w:styleId="CommentSubjectChar">
    <w:name w:val="Comment Subject Char"/>
    <w:basedOn w:val="CommentTextChar"/>
    <w:link w:val="CommentSubject"/>
    <w:uiPriority w:val="99"/>
    <w:semiHidden/>
    <w:rsid w:val="00A12AB3"/>
    <w:rPr>
      <w:b/>
      <w:bCs/>
      <w:sz w:val="20"/>
      <w:szCs w:val="20"/>
    </w:rPr>
  </w:style>
  <w:style w:type="character" w:styleId="UnresolvedMention">
    <w:name w:val="Unresolved Mention"/>
    <w:basedOn w:val="DefaultParagraphFont"/>
    <w:uiPriority w:val="99"/>
    <w:rsid w:val="003A51AF"/>
    <w:rPr>
      <w:color w:val="605E5C"/>
      <w:shd w:val="clear" w:color="auto" w:fill="E1DFDD"/>
    </w:rPr>
  </w:style>
  <w:style w:type="paragraph" w:styleId="PlainText">
    <w:name w:val="Plain Text"/>
    <w:basedOn w:val="Normal"/>
    <w:link w:val="PlainTextChar"/>
    <w:uiPriority w:val="99"/>
    <w:unhideWhenUsed/>
    <w:rsid w:val="00F06423"/>
    <w:rPr>
      <w:rFonts w:ascii="Calibri" w:hAnsi="Calibri"/>
      <w:sz w:val="22"/>
      <w:szCs w:val="21"/>
    </w:rPr>
  </w:style>
  <w:style w:type="character" w:customStyle="1" w:styleId="PlainTextChar">
    <w:name w:val="Plain Text Char"/>
    <w:basedOn w:val="DefaultParagraphFont"/>
    <w:link w:val="PlainText"/>
    <w:uiPriority w:val="99"/>
    <w:rsid w:val="00F06423"/>
    <w:rPr>
      <w:rFonts w:ascii="Calibri" w:hAnsi="Calibri"/>
      <w:sz w:val="22"/>
      <w:szCs w:val="21"/>
    </w:rPr>
  </w:style>
  <w:style w:type="character" w:styleId="FollowedHyperlink">
    <w:name w:val="FollowedHyperlink"/>
    <w:basedOn w:val="DefaultParagraphFont"/>
    <w:uiPriority w:val="99"/>
    <w:semiHidden/>
    <w:unhideWhenUsed/>
    <w:rsid w:val="00C34766"/>
    <w:rPr>
      <w:color w:val="954F72" w:themeColor="followedHyperlink"/>
      <w:u w:val="single"/>
    </w:rPr>
  </w:style>
  <w:style w:type="paragraph" w:styleId="ListParagraph">
    <w:name w:val="List Paragraph"/>
    <w:basedOn w:val="Normal"/>
    <w:uiPriority w:val="34"/>
    <w:qFormat/>
    <w:rsid w:val="0054492D"/>
    <w:pPr>
      <w:ind w:left="720"/>
      <w:contextualSpacing/>
    </w:pPr>
  </w:style>
  <w:style w:type="paragraph" w:styleId="Header">
    <w:name w:val="header"/>
    <w:basedOn w:val="Normal"/>
    <w:link w:val="HeaderChar"/>
    <w:uiPriority w:val="99"/>
    <w:unhideWhenUsed/>
    <w:rsid w:val="00E106EB"/>
    <w:pPr>
      <w:tabs>
        <w:tab w:val="center" w:pos="4680"/>
        <w:tab w:val="right" w:pos="9360"/>
      </w:tabs>
    </w:pPr>
  </w:style>
  <w:style w:type="character" w:customStyle="1" w:styleId="HeaderChar">
    <w:name w:val="Header Char"/>
    <w:basedOn w:val="DefaultParagraphFont"/>
    <w:link w:val="Header"/>
    <w:uiPriority w:val="99"/>
    <w:rsid w:val="00E106EB"/>
  </w:style>
  <w:style w:type="paragraph" w:styleId="Footer">
    <w:name w:val="footer"/>
    <w:basedOn w:val="Normal"/>
    <w:link w:val="FooterChar"/>
    <w:uiPriority w:val="99"/>
    <w:unhideWhenUsed/>
    <w:rsid w:val="00E106EB"/>
    <w:pPr>
      <w:tabs>
        <w:tab w:val="center" w:pos="4680"/>
        <w:tab w:val="right" w:pos="9360"/>
      </w:tabs>
    </w:pPr>
  </w:style>
  <w:style w:type="character" w:customStyle="1" w:styleId="FooterChar">
    <w:name w:val="Footer Char"/>
    <w:basedOn w:val="DefaultParagraphFont"/>
    <w:link w:val="Footer"/>
    <w:uiPriority w:val="99"/>
    <w:rsid w:val="00E106EB"/>
  </w:style>
  <w:style w:type="character" w:styleId="PageNumber">
    <w:name w:val="page number"/>
    <w:basedOn w:val="DefaultParagraphFont"/>
    <w:uiPriority w:val="99"/>
    <w:semiHidden/>
    <w:unhideWhenUsed/>
    <w:rsid w:val="00E106EB"/>
  </w:style>
  <w:style w:type="character" w:styleId="HTMLCode">
    <w:name w:val="HTML Code"/>
    <w:basedOn w:val="DefaultParagraphFont"/>
    <w:uiPriority w:val="99"/>
    <w:semiHidden/>
    <w:unhideWhenUsed/>
    <w:rsid w:val="00316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275494">
      <w:bodyDiv w:val="1"/>
      <w:marLeft w:val="0"/>
      <w:marRight w:val="0"/>
      <w:marTop w:val="0"/>
      <w:marBottom w:val="0"/>
      <w:divBdr>
        <w:top w:val="none" w:sz="0" w:space="0" w:color="auto"/>
        <w:left w:val="none" w:sz="0" w:space="0" w:color="auto"/>
        <w:bottom w:val="none" w:sz="0" w:space="0" w:color="auto"/>
        <w:right w:val="none" w:sz="0" w:space="0" w:color="auto"/>
      </w:divBdr>
    </w:div>
    <w:div w:id="396825959">
      <w:bodyDiv w:val="1"/>
      <w:marLeft w:val="0"/>
      <w:marRight w:val="0"/>
      <w:marTop w:val="0"/>
      <w:marBottom w:val="0"/>
      <w:divBdr>
        <w:top w:val="none" w:sz="0" w:space="0" w:color="auto"/>
        <w:left w:val="none" w:sz="0" w:space="0" w:color="auto"/>
        <w:bottom w:val="none" w:sz="0" w:space="0" w:color="auto"/>
        <w:right w:val="none" w:sz="0" w:space="0" w:color="auto"/>
      </w:divBdr>
    </w:div>
    <w:div w:id="492263640">
      <w:bodyDiv w:val="1"/>
      <w:marLeft w:val="0"/>
      <w:marRight w:val="0"/>
      <w:marTop w:val="0"/>
      <w:marBottom w:val="0"/>
      <w:divBdr>
        <w:top w:val="none" w:sz="0" w:space="0" w:color="auto"/>
        <w:left w:val="none" w:sz="0" w:space="0" w:color="auto"/>
        <w:bottom w:val="none" w:sz="0" w:space="0" w:color="auto"/>
        <w:right w:val="none" w:sz="0" w:space="0" w:color="auto"/>
      </w:divBdr>
    </w:div>
    <w:div w:id="499348580">
      <w:bodyDiv w:val="1"/>
      <w:marLeft w:val="0"/>
      <w:marRight w:val="0"/>
      <w:marTop w:val="0"/>
      <w:marBottom w:val="0"/>
      <w:divBdr>
        <w:top w:val="none" w:sz="0" w:space="0" w:color="auto"/>
        <w:left w:val="none" w:sz="0" w:space="0" w:color="auto"/>
        <w:bottom w:val="none" w:sz="0" w:space="0" w:color="auto"/>
        <w:right w:val="none" w:sz="0" w:space="0" w:color="auto"/>
      </w:divBdr>
    </w:div>
    <w:div w:id="566648518">
      <w:bodyDiv w:val="1"/>
      <w:marLeft w:val="0"/>
      <w:marRight w:val="0"/>
      <w:marTop w:val="0"/>
      <w:marBottom w:val="0"/>
      <w:divBdr>
        <w:top w:val="none" w:sz="0" w:space="0" w:color="auto"/>
        <w:left w:val="none" w:sz="0" w:space="0" w:color="auto"/>
        <w:bottom w:val="none" w:sz="0" w:space="0" w:color="auto"/>
        <w:right w:val="none" w:sz="0" w:space="0" w:color="auto"/>
      </w:divBdr>
    </w:div>
    <w:div w:id="624433721">
      <w:bodyDiv w:val="1"/>
      <w:marLeft w:val="0"/>
      <w:marRight w:val="0"/>
      <w:marTop w:val="0"/>
      <w:marBottom w:val="0"/>
      <w:divBdr>
        <w:top w:val="none" w:sz="0" w:space="0" w:color="auto"/>
        <w:left w:val="none" w:sz="0" w:space="0" w:color="auto"/>
        <w:bottom w:val="none" w:sz="0" w:space="0" w:color="auto"/>
        <w:right w:val="none" w:sz="0" w:space="0" w:color="auto"/>
      </w:divBdr>
    </w:div>
    <w:div w:id="764422701">
      <w:bodyDiv w:val="1"/>
      <w:marLeft w:val="0"/>
      <w:marRight w:val="0"/>
      <w:marTop w:val="0"/>
      <w:marBottom w:val="0"/>
      <w:divBdr>
        <w:top w:val="none" w:sz="0" w:space="0" w:color="auto"/>
        <w:left w:val="none" w:sz="0" w:space="0" w:color="auto"/>
        <w:bottom w:val="none" w:sz="0" w:space="0" w:color="auto"/>
        <w:right w:val="none" w:sz="0" w:space="0" w:color="auto"/>
      </w:divBdr>
    </w:div>
    <w:div w:id="802230498">
      <w:bodyDiv w:val="1"/>
      <w:marLeft w:val="0"/>
      <w:marRight w:val="0"/>
      <w:marTop w:val="0"/>
      <w:marBottom w:val="0"/>
      <w:divBdr>
        <w:top w:val="none" w:sz="0" w:space="0" w:color="auto"/>
        <w:left w:val="none" w:sz="0" w:space="0" w:color="auto"/>
        <w:bottom w:val="none" w:sz="0" w:space="0" w:color="auto"/>
        <w:right w:val="none" w:sz="0" w:space="0" w:color="auto"/>
      </w:divBdr>
    </w:div>
    <w:div w:id="953562514">
      <w:bodyDiv w:val="1"/>
      <w:marLeft w:val="0"/>
      <w:marRight w:val="0"/>
      <w:marTop w:val="0"/>
      <w:marBottom w:val="0"/>
      <w:divBdr>
        <w:top w:val="none" w:sz="0" w:space="0" w:color="auto"/>
        <w:left w:val="none" w:sz="0" w:space="0" w:color="auto"/>
        <w:bottom w:val="none" w:sz="0" w:space="0" w:color="auto"/>
        <w:right w:val="none" w:sz="0" w:space="0" w:color="auto"/>
      </w:divBdr>
    </w:div>
    <w:div w:id="984697533">
      <w:bodyDiv w:val="1"/>
      <w:marLeft w:val="0"/>
      <w:marRight w:val="0"/>
      <w:marTop w:val="0"/>
      <w:marBottom w:val="0"/>
      <w:divBdr>
        <w:top w:val="none" w:sz="0" w:space="0" w:color="auto"/>
        <w:left w:val="none" w:sz="0" w:space="0" w:color="auto"/>
        <w:bottom w:val="none" w:sz="0" w:space="0" w:color="auto"/>
        <w:right w:val="none" w:sz="0" w:space="0" w:color="auto"/>
      </w:divBdr>
    </w:div>
    <w:div w:id="1068721788">
      <w:bodyDiv w:val="1"/>
      <w:marLeft w:val="0"/>
      <w:marRight w:val="0"/>
      <w:marTop w:val="0"/>
      <w:marBottom w:val="0"/>
      <w:divBdr>
        <w:top w:val="none" w:sz="0" w:space="0" w:color="auto"/>
        <w:left w:val="none" w:sz="0" w:space="0" w:color="auto"/>
        <w:bottom w:val="none" w:sz="0" w:space="0" w:color="auto"/>
        <w:right w:val="none" w:sz="0" w:space="0" w:color="auto"/>
      </w:divBdr>
    </w:div>
    <w:div w:id="1073239443">
      <w:bodyDiv w:val="1"/>
      <w:marLeft w:val="0"/>
      <w:marRight w:val="0"/>
      <w:marTop w:val="0"/>
      <w:marBottom w:val="0"/>
      <w:divBdr>
        <w:top w:val="none" w:sz="0" w:space="0" w:color="auto"/>
        <w:left w:val="none" w:sz="0" w:space="0" w:color="auto"/>
        <w:bottom w:val="none" w:sz="0" w:space="0" w:color="auto"/>
        <w:right w:val="none" w:sz="0" w:space="0" w:color="auto"/>
      </w:divBdr>
    </w:div>
    <w:div w:id="1147355768">
      <w:bodyDiv w:val="1"/>
      <w:marLeft w:val="0"/>
      <w:marRight w:val="0"/>
      <w:marTop w:val="0"/>
      <w:marBottom w:val="0"/>
      <w:divBdr>
        <w:top w:val="none" w:sz="0" w:space="0" w:color="auto"/>
        <w:left w:val="none" w:sz="0" w:space="0" w:color="auto"/>
        <w:bottom w:val="none" w:sz="0" w:space="0" w:color="auto"/>
        <w:right w:val="none" w:sz="0" w:space="0" w:color="auto"/>
      </w:divBdr>
    </w:div>
    <w:div w:id="1212838780">
      <w:bodyDiv w:val="1"/>
      <w:marLeft w:val="0"/>
      <w:marRight w:val="0"/>
      <w:marTop w:val="0"/>
      <w:marBottom w:val="0"/>
      <w:divBdr>
        <w:top w:val="none" w:sz="0" w:space="0" w:color="auto"/>
        <w:left w:val="none" w:sz="0" w:space="0" w:color="auto"/>
        <w:bottom w:val="none" w:sz="0" w:space="0" w:color="auto"/>
        <w:right w:val="none" w:sz="0" w:space="0" w:color="auto"/>
      </w:divBdr>
    </w:div>
    <w:div w:id="1331828300">
      <w:bodyDiv w:val="1"/>
      <w:marLeft w:val="0"/>
      <w:marRight w:val="0"/>
      <w:marTop w:val="0"/>
      <w:marBottom w:val="0"/>
      <w:divBdr>
        <w:top w:val="none" w:sz="0" w:space="0" w:color="auto"/>
        <w:left w:val="none" w:sz="0" w:space="0" w:color="auto"/>
        <w:bottom w:val="none" w:sz="0" w:space="0" w:color="auto"/>
        <w:right w:val="none" w:sz="0" w:space="0" w:color="auto"/>
      </w:divBdr>
    </w:div>
    <w:div w:id="1377119379">
      <w:bodyDiv w:val="1"/>
      <w:marLeft w:val="0"/>
      <w:marRight w:val="0"/>
      <w:marTop w:val="0"/>
      <w:marBottom w:val="0"/>
      <w:divBdr>
        <w:top w:val="none" w:sz="0" w:space="0" w:color="auto"/>
        <w:left w:val="none" w:sz="0" w:space="0" w:color="auto"/>
        <w:bottom w:val="none" w:sz="0" w:space="0" w:color="auto"/>
        <w:right w:val="none" w:sz="0" w:space="0" w:color="auto"/>
      </w:divBdr>
    </w:div>
    <w:div w:id="1412655374">
      <w:bodyDiv w:val="1"/>
      <w:marLeft w:val="0"/>
      <w:marRight w:val="0"/>
      <w:marTop w:val="0"/>
      <w:marBottom w:val="0"/>
      <w:divBdr>
        <w:top w:val="none" w:sz="0" w:space="0" w:color="auto"/>
        <w:left w:val="none" w:sz="0" w:space="0" w:color="auto"/>
        <w:bottom w:val="none" w:sz="0" w:space="0" w:color="auto"/>
        <w:right w:val="none" w:sz="0" w:space="0" w:color="auto"/>
      </w:divBdr>
    </w:div>
    <w:div w:id="1660958136">
      <w:bodyDiv w:val="1"/>
      <w:marLeft w:val="0"/>
      <w:marRight w:val="0"/>
      <w:marTop w:val="0"/>
      <w:marBottom w:val="0"/>
      <w:divBdr>
        <w:top w:val="none" w:sz="0" w:space="0" w:color="auto"/>
        <w:left w:val="none" w:sz="0" w:space="0" w:color="auto"/>
        <w:bottom w:val="none" w:sz="0" w:space="0" w:color="auto"/>
        <w:right w:val="none" w:sz="0" w:space="0" w:color="auto"/>
      </w:divBdr>
    </w:div>
    <w:div w:id="1708288526">
      <w:bodyDiv w:val="1"/>
      <w:marLeft w:val="0"/>
      <w:marRight w:val="0"/>
      <w:marTop w:val="0"/>
      <w:marBottom w:val="0"/>
      <w:divBdr>
        <w:top w:val="none" w:sz="0" w:space="0" w:color="auto"/>
        <w:left w:val="none" w:sz="0" w:space="0" w:color="auto"/>
        <w:bottom w:val="none" w:sz="0" w:space="0" w:color="auto"/>
        <w:right w:val="none" w:sz="0" w:space="0" w:color="auto"/>
      </w:divBdr>
    </w:div>
    <w:div w:id="1722513481">
      <w:bodyDiv w:val="1"/>
      <w:marLeft w:val="0"/>
      <w:marRight w:val="0"/>
      <w:marTop w:val="0"/>
      <w:marBottom w:val="0"/>
      <w:divBdr>
        <w:top w:val="none" w:sz="0" w:space="0" w:color="auto"/>
        <w:left w:val="none" w:sz="0" w:space="0" w:color="auto"/>
        <w:bottom w:val="none" w:sz="0" w:space="0" w:color="auto"/>
        <w:right w:val="none" w:sz="0" w:space="0" w:color="auto"/>
      </w:divBdr>
    </w:div>
    <w:div w:id="1734742015">
      <w:bodyDiv w:val="1"/>
      <w:marLeft w:val="0"/>
      <w:marRight w:val="0"/>
      <w:marTop w:val="0"/>
      <w:marBottom w:val="0"/>
      <w:divBdr>
        <w:top w:val="none" w:sz="0" w:space="0" w:color="auto"/>
        <w:left w:val="none" w:sz="0" w:space="0" w:color="auto"/>
        <w:bottom w:val="none" w:sz="0" w:space="0" w:color="auto"/>
        <w:right w:val="none" w:sz="0" w:space="0" w:color="auto"/>
      </w:divBdr>
    </w:div>
    <w:div w:id="1779057825">
      <w:bodyDiv w:val="1"/>
      <w:marLeft w:val="0"/>
      <w:marRight w:val="0"/>
      <w:marTop w:val="0"/>
      <w:marBottom w:val="0"/>
      <w:divBdr>
        <w:top w:val="none" w:sz="0" w:space="0" w:color="auto"/>
        <w:left w:val="none" w:sz="0" w:space="0" w:color="auto"/>
        <w:bottom w:val="none" w:sz="0" w:space="0" w:color="auto"/>
        <w:right w:val="none" w:sz="0" w:space="0" w:color="auto"/>
      </w:divBdr>
    </w:div>
    <w:div w:id="1837722125">
      <w:bodyDiv w:val="1"/>
      <w:marLeft w:val="0"/>
      <w:marRight w:val="0"/>
      <w:marTop w:val="0"/>
      <w:marBottom w:val="0"/>
      <w:divBdr>
        <w:top w:val="none" w:sz="0" w:space="0" w:color="auto"/>
        <w:left w:val="none" w:sz="0" w:space="0" w:color="auto"/>
        <w:bottom w:val="none" w:sz="0" w:space="0" w:color="auto"/>
        <w:right w:val="none" w:sz="0" w:space="0" w:color="auto"/>
      </w:divBdr>
      <w:divsChild>
        <w:div w:id="2143230893">
          <w:marLeft w:val="0"/>
          <w:marRight w:val="0"/>
          <w:marTop w:val="0"/>
          <w:marBottom w:val="0"/>
          <w:divBdr>
            <w:top w:val="none" w:sz="0" w:space="0" w:color="auto"/>
            <w:left w:val="none" w:sz="0" w:space="0" w:color="auto"/>
            <w:bottom w:val="none" w:sz="0" w:space="0" w:color="auto"/>
            <w:right w:val="none" w:sz="0" w:space="0" w:color="auto"/>
          </w:divBdr>
        </w:div>
        <w:div w:id="1217931981">
          <w:marLeft w:val="0"/>
          <w:marRight w:val="0"/>
          <w:marTop w:val="0"/>
          <w:marBottom w:val="0"/>
          <w:divBdr>
            <w:top w:val="none" w:sz="0" w:space="0" w:color="auto"/>
            <w:left w:val="none" w:sz="0" w:space="0" w:color="auto"/>
            <w:bottom w:val="none" w:sz="0" w:space="0" w:color="auto"/>
            <w:right w:val="none" w:sz="0" w:space="0" w:color="auto"/>
          </w:divBdr>
        </w:div>
        <w:div w:id="196431989">
          <w:marLeft w:val="0"/>
          <w:marRight w:val="0"/>
          <w:marTop w:val="0"/>
          <w:marBottom w:val="0"/>
          <w:divBdr>
            <w:top w:val="none" w:sz="0" w:space="0" w:color="auto"/>
            <w:left w:val="none" w:sz="0" w:space="0" w:color="auto"/>
            <w:bottom w:val="none" w:sz="0" w:space="0" w:color="auto"/>
            <w:right w:val="none" w:sz="0" w:space="0" w:color="auto"/>
          </w:divBdr>
        </w:div>
        <w:div w:id="716926963">
          <w:marLeft w:val="0"/>
          <w:marRight w:val="0"/>
          <w:marTop w:val="0"/>
          <w:marBottom w:val="0"/>
          <w:divBdr>
            <w:top w:val="none" w:sz="0" w:space="0" w:color="auto"/>
            <w:left w:val="none" w:sz="0" w:space="0" w:color="auto"/>
            <w:bottom w:val="none" w:sz="0" w:space="0" w:color="auto"/>
            <w:right w:val="none" w:sz="0" w:space="0" w:color="auto"/>
          </w:divBdr>
        </w:div>
      </w:divsChild>
    </w:div>
    <w:div w:id="1893299561">
      <w:bodyDiv w:val="1"/>
      <w:marLeft w:val="0"/>
      <w:marRight w:val="0"/>
      <w:marTop w:val="0"/>
      <w:marBottom w:val="0"/>
      <w:divBdr>
        <w:top w:val="none" w:sz="0" w:space="0" w:color="auto"/>
        <w:left w:val="none" w:sz="0" w:space="0" w:color="auto"/>
        <w:bottom w:val="none" w:sz="0" w:space="0" w:color="auto"/>
        <w:right w:val="none" w:sz="0" w:space="0" w:color="auto"/>
      </w:divBdr>
    </w:div>
    <w:div w:id="1922249977">
      <w:bodyDiv w:val="1"/>
      <w:marLeft w:val="0"/>
      <w:marRight w:val="0"/>
      <w:marTop w:val="0"/>
      <w:marBottom w:val="0"/>
      <w:divBdr>
        <w:top w:val="none" w:sz="0" w:space="0" w:color="auto"/>
        <w:left w:val="none" w:sz="0" w:space="0" w:color="auto"/>
        <w:bottom w:val="none" w:sz="0" w:space="0" w:color="auto"/>
        <w:right w:val="none" w:sz="0" w:space="0" w:color="auto"/>
      </w:divBdr>
    </w:div>
    <w:div w:id="1980765724">
      <w:bodyDiv w:val="1"/>
      <w:marLeft w:val="0"/>
      <w:marRight w:val="0"/>
      <w:marTop w:val="0"/>
      <w:marBottom w:val="0"/>
      <w:divBdr>
        <w:top w:val="none" w:sz="0" w:space="0" w:color="auto"/>
        <w:left w:val="none" w:sz="0" w:space="0" w:color="auto"/>
        <w:bottom w:val="none" w:sz="0" w:space="0" w:color="auto"/>
        <w:right w:val="none" w:sz="0" w:space="0" w:color="auto"/>
      </w:divBdr>
    </w:div>
    <w:div w:id="2095932404">
      <w:bodyDiv w:val="1"/>
      <w:marLeft w:val="0"/>
      <w:marRight w:val="0"/>
      <w:marTop w:val="0"/>
      <w:marBottom w:val="0"/>
      <w:divBdr>
        <w:top w:val="none" w:sz="0" w:space="0" w:color="auto"/>
        <w:left w:val="none" w:sz="0" w:space="0" w:color="auto"/>
        <w:bottom w:val="none" w:sz="0" w:space="0" w:color="auto"/>
        <w:right w:val="none" w:sz="0" w:space="0" w:color="auto"/>
      </w:divBdr>
    </w:div>
    <w:div w:id="2116703619">
      <w:bodyDiv w:val="1"/>
      <w:marLeft w:val="0"/>
      <w:marRight w:val="0"/>
      <w:marTop w:val="0"/>
      <w:marBottom w:val="0"/>
      <w:divBdr>
        <w:top w:val="none" w:sz="0" w:space="0" w:color="auto"/>
        <w:left w:val="none" w:sz="0" w:space="0" w:color="auto"/>
        <w:bottom w:val="none" w:sz="0" w:space="0" w:color="auto"/>
        <w:right w:val="none" w:sz="0" w:space="0" w:color="auto"/>
      </w:divBdr>
    </w:div>
    <w:div w:id="2120054854">
      <w:bodyDiv w:val="1"/>
      <w:marLeft w:val="0"/>
      <w:marRight w:val="0"/>
      <w:marTop w:val="0"/>
      <w:marBottom w:val="0"/>
      <w:divBdr>
        <w:top w:val="none" w:sz="0" w:space="0" w:color="auto"/>
        <w:left w:val="none" w:sz="0" w:space="0" w:color="auto"/>
        <w:bottom w:val="none" w:sz="0" w:space="0" w:color="auto"/>
        <w:right w:val="none" w:sz="0" w:space="0" w:color="auto"/>
      </w:divBdr>
    </w:div>
    <w:div w:id="214611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E2FEB-0939-48DF-94DD-4884A52BA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44</Pages>
  <Words>9813</Words>
  <Characters>55938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Skogen</dc:creator>
  <cp:keywords/>
  <dc:description/>
  <cp:lastModifiedBy>Jogesh, Tania (ADM)</cp:lastModifiedBy>
  <cp:revision>3</cp:revision>
  <cp:lastPrinted>2021-08-16T21:52:00Z</cp:lastPrinted>
  <dcterms:created xsi:type="dcterms:W3CDTF">2022-01-06T18:25:00Z</dcterms:created>
  <dcterms:modified xsi:type="dcterms:W3CDTF">2022-01-08T00:57:00Z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id="vi5lrhg5"/&gt;&lt;style id="http://www.zotero.org/styles/elsevier-harvard"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